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109C" w:rsidRDefault="009A109C" w:rsidP="002614DE">
      <w:pPr>
        <w:pStyle w:val="ab"/>
        <w:adjustRightInd w:val="0"/>
        <w:snapToGrid w:val="0"/>
        <w:rPr>
          <w:rFonts w:ascii="宋体" w:hAnsi="宋体"/>
          <w:sz w:val="24"/>
        </w:rPr>
      </w:pPr>
    </w:p>
    <w:p w:rsidR="003318D8" w:rsidRDefault="003318D8" w:rsidP="002614DE">
      <w:pPr>
        <w:pStyle w:val="ab"/>
        <w:adjustRightInd w:val="0"/>
        <w:snapToGrid w:val="0"/>
        <w:rPr>
          <w:rFonts w:ascii="宋体" w:hAnsi="宋体"/>
          <w:sz w:val="24"/>
        </w:rPr>
      </w:pPr>
    </w:p>
    <w:p w:rsidR="003318D8" w:rsidRDefault="003318D8" w:rsidP="002614DE">
      <w:pPr>
        <w:pStyle w:val="ab"/>
        <w:adjustRightInd w:val="0"/>
        <w:snapToGrid w:val="0"/>
        <w:rPr>
          <w:rFonts w:ascii="宋体" w:hAnsi="宋体"/>
        </w:rPr>
      </w:pPr>
    </w:p>
    <w:p w:rsidR="00442827" w:rsidRDefault="00442827" w:rsidP="002614DE">
      <w:pPr>
        <w:pStyle w:val="ab"/>
        <w:adjustRightInd w:val="0"/>
        <w:snapToGrid w:val="0"/>
        <w:rPr>
          <w:rFonts w:ascii="宋体" w:hAnsi="宋体"/>
        </w:rPr>
      </w:pPr>
    </w:p>
    <w:p w:rsidR="00607AE8" w:rsidRDefault="00075C6B" w:rsidP="002614DE">
      <w:pPr>
        <w:adjustRightInd w:val="0"/>
        <w:snapToGrid w:val="0"/>
        <w:jc w:val="left"/>
        <w:rPr>
          <w:rFonts w:ascii="黑体" w:eastAsia="黑体"/>
          <w:sz w:val="24"/>
        </w:rPr>
      </w:pPr>
      <w:r w:rsidRPr="00075C6B">
        <w:rPr>
          <w:noProof/>
          <w:sz w:val="20"/>
        </w:rPr>
        <w:pict>
          <v:group id="_x0000_s1026" style="position:absolute;margin-left:64.5pt;margin-top:3.7pt;width:322.5pt;height:60.75pt;z-index:251644416" coordorigin="2520,2025" coordsize="6450,1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3960;top:2181;width:5010;height:810;mso-wrap-edited:f" wrapcoords="-65 0 -65 21200 21600 21200 21600 0 -65 0">
              <v:imagedata r:id="rId8" o:title=""/>
            </v:shape>
            <v:shape id="_x0000_s1028" type="#_x0000_t75" style="position:absolute;left:2520;top:2025;width:1260;height:1215;mso-wrap-edited:f" wrapcoords="-257 0 -257 21333 21600 21333 21600 0 -257 0">
              <v:imagedata r:id="rId9" o:title=""/>
            </v:shape>
          </v:group>
        </w:pict>
      </w:r>
    </w:p>
    <w:p w:rsidR="00607AE8" w:rsidRDefault="00607AE8" w:rsidP="002614DE">
      <w:pPr>
        <w:adjustRightInd w:val="0"/>
        <w:snapToGrid w:val="0"/>
        <w:jc w:val="center"/>
      </w:pPr>
    </w:p>
    <w:p w:rsidR="00607AE8" w:rsidRDefault="00607AE8" w:rsidP="002614DE">
      <w:pPr>
        <w:adjustRightInd w:val="0"/>
        <w:snapToGrid w:val="0"/>
      </w:pPr>
    </w:p>
    <w:p w:rsidR="00607AE8" w:rsidRDefault="00607AE8" w:rsidP="002614DE">
      <w:pPr>
        <w:adjustRightInd w:val="0"/>
        <w:snapToGrid w:val="0"/>
      </w:pPr>
    </w:p>
    <w:p w:rsidR="00607AE8" w:rsidRDefault="00607AE8" w:rsidP="002614DE">
      <w:pPr>
        <w:adjustRightInd w:val="0"/>
        <w:snapToGrid w:val="0"/>
      </w:pPr>
    </w:p>
    <w:p w:rsidR="00607AE8" w:rsidRDefault="00607AE8" w:rsidP="002614DE">
      <w:pPr>
        <w:adjustRightInd w:val="0"/>
        <w:snapToGrid w:val="0"/>
      </w:pPr>
    </w:p>
    <w:p w:rsidR="00607AE8" w:rsidRDefault="00607AE8" w:rsidP="002614DE">
      <w:pPr>
        <w:adjustRightInd w:val="0"/>
        <w:snapToGrid w:val="0"/>
      </w:pPr>
    </w:p>
    <w:p w:rsidR="00607AE8" w:rsidRDefault="003318D8" w:rsidP="002614DE">
      <w:pPr>
        <w:adjustRightInd w:val="0"/>
        <w:snapToGrid w:val="0"/>
        <w:jc w:val="center"/>
        <w:rPr>
          <w:rFonts w:eastAsia="黑体"/>
          <w:sz w:val="84"/>
        </w:rPr>
      </w:pPr>
      <w:r>
        <w:rPr>
          <w:rFonts w:eastAsia="黑体" w:hint="eastAsia"/>
          <w:sz w:val="84"/>
        </w:rPr>
        <w:t>本科毕业设计</w:t>
      </w:r>
      <w:r w:rsidR="00607AE8">
        <w:rPr>
          <w:rFonts w:eastAsia="黑体" w:hint="eastAsia"/>
          <w:sz w:val="84"/>
        </w:rPr>
        <w:t>论文</w:t>
      </w:r>
    </w:p>
    <w:p w:rsidR="00607AE8" w:rsidRDefault="00607AE8" w:rsidP="002614DE">
      <w:pPr>
        <w:adjustRightInd w:val="0"/>
        <w:snapToGrid w:val="0"/>
      </w:pPr>
    </w:p>
    <w:p w:rsidR="00607AE8" w:rsidRDefault="00607AE8" w:rsidP="002614DE">
      <w:pPr>
        <w:adjustRightInd w:val="0"/>
        <w:snapToGrid w:val="0"/>
      </w:pPr>
    </w:p>
    <w:p w:rsidR="00442827" w:rsidRDefault="00442827" w:rsidP="002614DE">
      <w:pPr>
        <w:adjustRightInd w:val="0"/>
        <w:snapToGrid w:val="0"/>
      </w:pPr>
    </w:p>
    <w:p w:rsidR="00607AE8" w:rsidRDefault="00607AE8" w:rsidP="002614DE">
      <w:pPr>
        <w:adjustRightInd w:val="0"/>
        <w:snapToGrid w:val="0"/>
      </w:pPr>
    </w:p>
    <w:p w:rsidR="00607AE8" w:rsidRDefault="00607AE8" w:rsidP="002614DE">
      <w:pPr>
        <w:adjustRightInd w:val="0"/>
        <w:snapToGrid w:val="0"/>
      </w:pPr>
    </w:p>
    <w:p w:rsidR="00607AE8" w:rsidRDefault="00607AE8" w:rsidP="002614DE">
      <w:pPr>
        <w:adjustRightInd w:val="0"/>
        <w:snapToGrid w:val="0"/>
      </w:pPr>
    </w:p>
    <w:p w:rsidR="00442827" w:rsidRDefault="00607AE8" w:rsidP="0032384F">
      <w:pPr>
        <w:adjustRightInd w:val="0"/>
        <w:snapToGrid w:val="0"/>
        <w:spacing w:line="300" w:lineRule="auto"/>
        <w:ind w:firstLineChars="350" w:firstLine="1260"/>
        <w:rPr>
          <w:rFonts w:eastAsia="黑体"/>
          <w:sz w:val="36"/>
          <w:u w:val="single"/>
        </w:rPr>
      </w:pPr>
      <w:r>
        <w:rPr>
          <w:rFonts w:eastAsia="黑体" w:hint="eastAsia"/>
          <w:sz w:val="36"/>
        </w:rPr>
        <w:t>题目</w:t>
      </w:r>
      <w:r>
        <w:rPr>
          <w:rFonts w:eastAsia="黑体" w:hint="eastAsia"/>
          <w:sz w:val="32"/>
          <w:szCs w:val="32"/>
        </w:rPr>
        <w:t>：</w:t>
      </w:r>
      <w:r w:rsidR="0032384F" w:rsidRPr="00110B17">
        <w:rPr>
          <w:rFonts w:ascii="黑体" w:eastAsia="黑体" w:hAnsi="黑体" w:hint="eastAsia"/>
          <w:sz w:val="32"/>
          <w:szCs w:val="32"/>
          <w:u w:val="single"/>
        </w:rPr>
        <w:t>大规模网络路由的传输线路选择算法研究</w:t>
      </w:r>
    </w:p>
    <w:p w:rsidR="00607AE8" w:rsidRPr="00C451F2" w:rsidRDefault="00607AE8" w:rsidP="003C0A75">
      <w:pPr>
        <w:tabs>
          <w:tab w:val="left" w:pos="7300"/>
        </w:tabs>
        <w:adjustRightInd w:val="0"/>
        <w:snapToGrid w:val="0"/>
        <w:rPr>
          <w:rFonts w:eastAsia="楷体_GB2312"/>
          <w:sz w:val="32"/>
        </w:rPr>
      </w:pPr>
    </w:p>
    <w:p w:rsidR="00607AE8" w:rsidRDefault="00607AE8" w:rsidP="002614DE">
      <w:pPr>
        <w:adjustRightInd w:val="0"/>
        <w:snapToGrid w:val="0"/>
        <w:rPr>
          <w:rFonts w:eastAsia="楷体_GB2312"/>
          <w:sz w:val="32"/>
        </w:rPr>
      </w:pPr>
    </w:p>
    <w:p w:rsidR="0032384F" w:rsidRPr="00124493" w:rsidRDefault="0032384F" w:rsidP="0032384F">
      <w:pPr>
        <w:adjustRightInd w:val="0"/>
        <w:snapToGrid w:val="0"/>
        <w:spacing w:line="480" w:lineRule="auto"/>
        <w:ind w:firstLineChars="616" w:firstLine="1979"/>
        <w:rPr>
          <w:rFonts w:ascii="黑体" w:eastAsia="黑体"/>
          <w:sz w:val="36"/>
        </w:rPr>
      </w:pPr>
      <w:r w:rsidRPr="00124493">
        <w:rPr>
          <w:rFonts w:ascii="黑体" w:eastAsia="黑体" w:hint="eastAsia"/>
          <w:b/>
          <w:bCs/>
          <w:sz w:val="32"/>
        </w:rPr>
        <w:t xml:space="preserve">作者姓名 </w:t>
      </w:r>
      <w:r w:rsidRPr="00124493">
        <w:rPr>
          <w:rFonts w:ascii="黑体" w:eastAsia="黑体" w:hint="eastAsia"/>
          <w:b/>
          <w:bCs/>
          <w:sz w:val="32"/>
          <w:u w:val="single"/>
        </w:rPr>
        <w:t xml:space="preserve">   </w:t>
      </w:r>
      <w:r>
        <w:rPr>
          <w:rFonts w:ascii="黑体" w:eastAsia="黑体" w:hint="eastAsia"/>
          <w:b/>
          <w:bCs/>
          <w:sz w:val="32"/>
          <w:u w:val="single"/>
        </w:rPr>
        <w:t xml:space="preserve">    李绍晓       </w:t>
      </w:r>
    </w:p>
    <w:p w:rsidR="0032384F" w:rsidRPr="00124493" w:rsidRDefault="0032384F" w:rsidP="0032384F">
      <w:pPr>
        <w:adjustRightInd w:val="0"/>
        <w:snapToGrid w:val="0"/>
        <w:spacing w:line="480" w:lineRule="auto"/>
        <w:ind w:firstLineChars="616" w:firstLine="1979"/>
        <w:rPr>
          <w:rFonts w:ascii="黑体" w:eastAsia="黑体"/>
          <w:sz w:val="32"/>
        </w:rPr>
      </w:pPr>
      <w:r w:rsidRPr="00124493">
        <w:rPr>
          <w:rFonts w:ascii="黑体" w:eastAsia="黑体" w:hint="eastAsia"/>
          <w:b/>
          <w:bCs/>
          <w:sz w:val="32"/>
        </w:rPr>
        <w:t>指导教师</w:t>
      </w:r>
      <w:r w:rsidRPr="00124493">
        <w:rPr>
          <w:rFonts w:ascii="黑体" w:eastAsia="黑体" w:hint="eastAsia"/>
          <w:sz w:val="36"/>
        </w:rPr>
        <w:t xml:space="preserve"> </w:t>
      </w:r>
      <w:r w:rsidRPr="00124493">
        <w:rPr>
          <w:rFonts w:ascii="黑体" w:eastAsia="黑体" w:hint="eastAsia"/>
          <w:b/>
          <w:sz w:val="32"/>
          <w:szCs w:val="32"/>
          <w:u w:val="single"/>
        </w:rPr>
        <w:t xml:space="preserve">   </w:t>
      </w:r>
      <w:r>
        <w:rPr>
          <w:rFonts w:ascii="黑体" w:eastAsia="黑体" w:hint="eastAsia"/>
          <w:b/>
          <w:sz w:val="32"/>
          <w:szCs w:val="32"/>
          <w:u w:val="single"/>
        </w:rPr>
        <w:t xml:space="preserve">王辛刚 副教授    </w:t>
      </w:r>
    </w:p>
    <w:p w:rsidR="0032384F" w:rsidRPr="00124493" w:rsidRDefault="0032384F" w:rsidP="009E6A33">
      <w:pPr>
        <w:pStyle w:val="ab"/>
        <w:adjustRightInd w:val="0"/>
        <w:snapToGrid w:val="0"/>
        <w:spacing w:line="480" w:lineRule="auto"/>
        <w:ind w:firstLine="1980"/>
        <w:rPr>
          <w:rFonts w:ascii="黑体" w:eastAsia="黑体" w:hAnsi="楷体_GB2312"/>
          <w:sz w:val="32"/>
          <w:szCs w:val="32"/>
          <w:u w:val="single"/>
        </w:rPr>
      </w:pPr>
      <w:r w:rsidRPr="00124493">
        <w:rPr>
          <w:rFonts w:ascii="黑体" w:eastAsia="黑体" w:hint="eastAsia"/>
          <w:b/>
          <w:bCs/>
          <w:sz w:val="32"/>
        </w:rPr>
        <w:t xml:space="preserve">专业班级 </w:t>
      </w:r>
      <w:r w:rsidRPr="00124493">
        <w:rPr>
          <w:rFonts w:ascii="黑体" w:eastAsia="黑体" w:hAnsi="楷体_GB2312" w:hint="eastAsia"/>
          <w:b/>
          <w:sz w:val="32"/>
          <w:szCs w:val="32"/>
          <w:u w:val="single"/>
        </w:rPr>
        <w:t xml:space="preserve"> </w:t>
      </w:r>
      <w:r>
        <w:rPr>
          <w:rFonts w:ascii="黑体" w:eastAsia="黑体" w:hAnsi="楷体_GB2312" w:hint="eastAsia"/>
          <w:b/>
          <w:sz w:val="32"/>
          <w:szCs w:val="32"/>
          <w:u w:val="single"/>
        </w:rPr>
        <w:t xml:space="preserve">  </w:t>
      </w:r>
      <w:r w:rsidR="009E6A33">
        <w:rPr>
          <w:rFonts w:ascii="黑体" w:eastAsia="黑体" w:hAnsi="楷体_GB2312" w:hint="eastAsia"/>
          <w:b/>
          <w:sz w:val="32"/>
          <w:szCs w:val="32"/>
          <w:u w:val="single"/>
        </w:rPr>
        <w:t xml:space="preserve">  电信</w:t>
      </w:r>
      <w:r>
        <w:rPr>
          <w:rFonts w:ascii="黑体" w:eastAsia="黑体" w:hAnsi="楷体_GB2312" w:hint="eastAsia"/>
          <w:b/>
          <w:sz w:val="32"/>
          <w:szCs w:val="32"/>
          <w:u w:val="single"/>
        </w:rPr>
        <w:t xml:space="preserve">1302 </w:t>
      </w:r>
      <w:r w:rsidR="009E6A33">
        <w:rPr>
          <w:rFonts w:ascii="黑体" w:eastAsia="黑体" w:hAnsi="楷体_GB2312" w:hint="eastAsia"/>
          <w:b/>
          <w:sz w:val="32"/>
          <w:szCs w:val="32"/>
          <w:u w:val="single"/>
        </w:rPr>
        <w:t xml:space="preserve">      </w:t>
      </w:r>
    </w:p>
    <w:p w:rsidR="0032384F" w:rsidRDefault="0032384F" w:rsidP="0032384F">
      <w:pPr>
        <w:adjustRightInd w:val="0"/>
        <w:snapToGrid w:val="0"/>
        <w:spacing w:line="480" w:lineRule="auto"/>
        <w:ind w:firstLine="1980"/>
        <w:rPr>
          <w:rFonts w:ascii="黑体" w:eastAsia="黑体"/>
          <w:b/>
          <w:sz w:val="32"/>
          <w:szCs w:val="32"/>
          <w:u w:val="single"/>
        </w:rPr>
      </w:pPr>
      <w:r w:rsidRPr="00124493">
        <w:rPr>
          <w:rFonts w:ascii="黑体" w:eastAsia="黑体" w:hint="eastAsia"/>
          <w:b/>
          <w:bCs/>
          <w:sz w:val="32"/>
        </w:rPr>
        <w:t xml:space="preserve">学    院 </w:t>
      </w:r>
      <w:r w:rsidRPr="00124493">
        <w:rPr>
          <w:rFonts w:ascii="黑体" w:eastAsia="黑体" w:hint="eastAsia"/>
          <w:sz w:val="32"/>
          <w:szCs w:val="32"/>
          <w:u w:val="single"/>
        </w:rPr>
        <w:t xml:space="preserve">   </w:t>
      </w:r>
      <w:r w:rsidRPr="00124493">
        <w:rPr>
          <w:rFonts w:ascii="黑体" w:eastAsia="黑体" w:hint="eastAsia"/>
          <w:b/>
          <w:sz w:val="32"/>
          <w:szCs w:val="32"/>
          <w:u w:val="single"/>
        </w:rPr>
        <w:t>信息工程学院</w:t>
      </w:r>
      <w:r>
        <w:rPr>
          <w:rFonts w:ascii="黑体" w:eastAsia="黑体" w:hint="eastAsia"/>
          <w:b/>
          <w:sz w:val="32"/>
          <w:szCs w:val="32"/>
          <w:u w:val="single"/>
        </w:rPr>
        <w:t xml:space="preserve">     </w:t>
      </w:r>
    </w:p>
    <w:p w:rsidR="00F2146F" w:rsidRPr="0032384F" w:rsidRDefault="00F2146F" w:rsidP="002614DE">
      <w:pPr>
        <w:adjustRightInd w:val="0"/>
        <w:snapToGrid w:val="0"/>
        <w:rPr>
          <w:rFonts w:eastAsia="楷体_GB2312"/>
          <w:sz w:val="36"/>
        </w:rPr>
      </w:pPr>
    </w:p>
    <w:p w:rsidR="00D7365A" w:rsidRDefault="00D7365A" w:rsidP="002614DE">
      <w:pPr>
        <w:adjustRightInd w:val="0"/>
        <w:snapToGrid w:val="0"/>
        <w:rPr>
          <w:rFonts w:eastAsia="楷体_GB2312"/>
          <w:sz w:val="36"/>
        </w:rPr>
      </w:pPr>
    </w:p>
    <w:p w:rsidR="00D7365A" w:rsidRDefault="00D7365A" w:rsidP="002614DE">
      <w:pPr>
        <w:adjustRightInd w:val="0"/>
        <w:snapToGrid w:val="0"/>
        <w:rPr>
          <w:rFonts w:eastAsia="楷体_GB2312"/>
          <w:sz w:val="36"/>
        </w:rPr>
      </w:pPr>
    </w:p>
    <w:p w:rsidR="00DA6CE6" w:rsidRPr="001B56B3" w:rsidRDefault="00DA6CE6" w:rsidP="002614DE">
      <w:pPr>
        <w:adjustRightInd w:val="0"/>
        <w:snapToGrid w:val="0"/>
        <w:rPr>
          <w:rFonts w:ascii="楷体" w:eastAsia="楷体" w:hAnsi="楷体"/>
          <w:sz w:val="36"/>
        </w:rPr>
      </w:pPr>
    </w:p>
    <w:p w:rsidR="00607AE8" w:rsidRPr="001B56B3" w:rsidRDefault="00607AE8" w:rsidP="000D4886">
      <w:pPr>
        <w:tabs>
          <w:tab w:val="left" w:pos="2240"/>
          <w:tab w:val="left" w:pos="2480"/>
        </w:tabs>
        <w:adjustRightInd w:val="0"/>
        <w:snapToGrid w:val="0"/>
        <w:jc w:val="center"/>
        <w:rPr>
          <w:rFonts w:eastAsia="楷体"/>
          <w:sz w:val="32"/>
        </w:rPr>
      </w:pPr>
      <w:r w:rsidRPr="001B56B3">
        <w:rPr>
          <w:rFonts w:eastAsia="楷体" w:hAnsi="楷体" w:hint="eastAsia"/>
          <w:bCs/>
          <w:sz w:val="32"/>
        </w:rPr>
        <w:t>提交日期</w:t>
      </w:r>
      <w:r w:rsidRPr="001B56B3">
        <w:rPr>
          <w:rFonts w:eastAsia="楷体" w:hint="eastAsia"/>
          <w:sz w:val="32"/>
        </w:rPr>
        <w:t xml:space="preserve"> </w:t>
      </w:r>
      <w:r w:rsidR="00F2146F" w:rsidRPr="001B56B3">
        <w:rPr>
          <w:rFonts w:eastAsia="楷体" w:hint="eastAsia"/>
          <w:sz w:val="32"/>
          <w:u w:val="single"/>
        </w:rPr>
        <w:t xml:space="preserve">  20</w:t>
      </w:r>
      <w:r w:rsidR="00BD4BAB" w:rsidRPr="001B56B3">
        <w:rPr>
          <w:rFonts w:eastAsia="楷体" w:hint="eastAsia"/>
          <w:sz w:val="32"/>
          <w:u w:val="single"/>
        </w:rPr>
        <w:t>17</w:t>
      </w:r>
      <w:r w:rsidR="00F2146F" w:rsidRPr="001B56B3">
        <w:rPr>
          <w:rFonts w:eastAsia="楷体" w:hAnsi="楷体" w:hint="eastAsia"/>
          <w:sz w:val="32"/>
          <w:u w:val="single"/>
        </w:rPr>
        <w:t>年</w:t>
      </w:r>
      <w:r w:rsidR="003249E5" w:rsidRPr="001B56B3">
        <w:rPr>
          <w:rFonts w:eastAsia="楷体" w:hint="eastAsia"/>
          <w:sz w:val="32"/>
          <w:u w:val="single"/>
        </w:rPr>
        <w:t>6</w:t>
      </w:r>
      <w:r w:rsidR="00F2146F" w:rsidRPr="001B56B3">
        <w:rPr>
          <w:rFonts w:eastAsia="楷体" w:hAnsi="楷体" w:hint="eastAsia"/>
          <w:sz w:val="32"/>
          <w:u w:val="single"/>
        </w:rPr>
        <w:t>月</w:t>
      </w:r>
      <w:r w:rsidR="00CF1D95">
        <w:rPr>
          <w:rFonts w:eastAsia="楷体" w:hint="eastAsia"/>
          <w:sz w:val="32"/>
          <w:u w:val="single"/>
        </w:rPr>
        <w:t>1</w:t>
      </w:r>
      <w:r w:rsidR="00825EBE">
        <w:rPr>
          <w:rFonts w:eastAsia="楷体" w:hint="eastAsia"/>
          <w:sz w:val="32"/>
          <w:u w:val="single"/>
        </w:rPr>
        <w:t>1</w:t>
      </w:r>
      <w:r w:rsidR="00F2146F" w:rsidRPr="001B56B3">
        <w:rPr>
          <w:rFonts w:eastAsia="楷体" w:hAnsi="楷体" w:hint="eastAsia"/>
          <w:sz w:val="32"/>
          <w:u w:val="single"/>
        </w:rPr>
        <w:t>日</w:t>
      </w:r>
    </w:p>
    <w:p w:rsidR="00607AE8" w:rsidRDefault="00607AE8" w:rsidP="002614DE">
      <w:pPr>
        <w:pStyle w:val="a3"/>
        <w:adjustRightInd w:val="0"/>
        <w:snapToGrid w:val="0"/>
        <w:rPr>
          <w:b/>
          <w:bCs/>
        </w:rPr>
      </w:pPr>
    </w:p>
    <w:p w:rsidR="0013151F" w:rsidRDefault="0013151F" w:rsidP="0013151F">
      <w:pPr>
        <w:adjustRightInd w:val="0"/>
        <w:snapToGrid w:val="0"/>
        <w:jc w:val="center"/>
        <w:rPr>
          <w:rFonts w:ascii="黑体" w:eastAsia="黑体"/>
          <w:b/>
          <w:bCs/>
          <w:sz w:val="32"/>
          <w:szCs w:val="32"/>
        </w:rPr>
      </w:pPr>
      <w:r>
        <w:rPr>
          <w:rFonts w:ascii="黑体" w:eastAsia="黑体"/>
          <w:b/>
          <w:bCs/>
          <w:sz w:val="32"/>
          <w:szCs w:val="32"/>
        </w:rPr>
        <w:br w:type="page"/>
      </w:r>
    </w:p>
    <w:p w:rsidR="0013151F" w:rsidRDefault="0013151F" w:rsidP="0013151F">
      <w:pPr>
        <w:adjustRightInd w:val="0"/>
        <w:snapToGrid w:val="0"/>
        <w:jc w:val="center"/>
        <w:rPr>
          <w:rFonts w:ascii="黑体" w:eastAsia="黑体"/>
          <w:b/>
          <w:bCs/>
          <w:sz w:val="32"/>
          <w:szCs w:val="32"/>
        </w:rPr>
      </w:pPr>
    </w:p>
    <w:p w:rsidR="00607AE8" w:rsidRDefault="00607AE8" w:rsidP="0013151F">
      <w:pPr>
        <w:adjustRightInd w:val="0"/>
        <w:snapToGrid w:val="0"/>
        <w:jc w:val="center"/>
        <w:rPr>
          <w:rFonts w:ascii="黑体" w:eastAsia="黑体"/>
          <w:b/>
          <w:bCs/>
          <w:sz w:val="32"/>
          <w:szCs w:val="32"/>
        </w:rPr>
      </w:pPr>
      <w:r>
        <w:rPr>
          <w:rFonts w:ascii="黑体" w:eastAsia="黑体" w:hint="eastAsia"/>
          <w:b/>
          <w:bCs/>
          <w:sz w:val="32"/>
          <w:szCs w:val="32"/>
        </w:rPr>
        <w:t>浙江工业大学</w:t>
      </w:r>
      <w:r w:rsidR="00031A58">
        <w:rPr>
          <w:rFonts w:ascii="黑体" w:eastAsia="黑体" w:hint="eastAsia"/>
          <w:b/>
          <w:bCs/>
          <w:sz w:val="32"/>
          <w:szCs w:val="32"/>
        </w:rPr>
        <w:t>本科毕业设计</w:t>
      </w:r>
      <w:r>
        <w:rPr>
          <w:rFonts w:ascii="黑体" w:eastAsia="黑体" w:hint="eastAsia"/>
          <w:b/>
          <w:bCs/>
          <w:sz w:val="32"/>
          <w:szCs w:val="32"/>
        </w:rPr>
        <w:t>论文</w:t>
      </w:r>
    </w:p>
    <w:p w:rsidR="00607AE8" w:rsidRDefault="00607AE8" w:rsidP="002614DE">
      <w:pPr>
        <w:pStyle w:val="a3"/>
        <w:adjustRightInd w:val="0"/>
        <w:snapToGrid w:val="0"/>
        <w:rPr>
          <w:b/>
          <w:bCs/>
        </w:rPr>
      </w:pPr>
    </w:p>
    <w:p w:rsidR="00607AE8" w:rsidRDefault="00607AE8" w:rsidP="002614DE">
      <w:pPr>
        <w:pStyle w:val="a3"/>
        <w:adjustRightInd w:val="0"/>
        <w:snapToGrid w:val="0"/>
        <w:rPr>
          <w:b/>
          <w:bCs/>
        </w:rPr>
      </w:pPr>
    </w:p>
    <w:p w:rsidR="00CA2428" w:rsidRDefault="00CA2428" w:rsidP="002614DE">
      <w:pPr>
        <w:pStyle w:val="a3"/>
        <w:adjustRightInd w:val="0"/>
        <w:snapToGrid w:val="0"/>
        <w:rPr>
          <w:b/>
          <w:bCs/>
        </w:rPr>
      </w:pPr>
    </w:p>
    <w:p w:rsidR="002614DE" w:rsidRDefault="002614DE" w:rsidP="002614DE">
      <w:pPr>
        <w:pStyle w:val="a3"/>
        <w:adjustRightInd w:val="0"/>
        <w:snapToGrid w:val="0"/>
        <w:rPr>
          <w:b/>
          <w:bCs/>
        </w:rPr>
      </w:pPr>
    </w:p>
    <w:p w:rsidR="00827F7F" w:rsidRDefault="00827F7F" w:rsidP="002614DE">
      <w:pPr>
        <w:pStyle w:val="a3"/>
        <w:adjustRightInd w:val="0"/>
        <w:snapToGrid w:val="0"/>
        <w:rPr>
          <w:b/>
          <w:bCs/>
        </w:rPr>
      </w:pPr>
    </w:p>
    <w:p w:rsidR="00827F7F" w:rsidRDefault="00827F7F" w:rsidP="002614DE">
      <w:pPr>
        <w:pStyle w:val="a3"/>
        <w:adjustRightInd w:val="0"/>
        <w:snapToGrid w:val="0"/>
        <w:rPr>
          <w:b/>
          <w:bCs/>
        </w:rPr>
      </w:pPr>
    </w:p>
    <w:p w:rsidR="00827F7F" w:rsidRDefault="00827F7F" w:rsidP="002614DE">
      <w:pPr>
        <w:pStyle w:val="a3"/>
        <w:adjustRightInd w:val="0"/>
        <w:snapToGrid w:val="0"/>
        <w:rPr>
          <w:b/>
          <w:bCs/>
        </w:rPr>
      </w:pPr>
    </w:p>
    <w:p w:rsidR="00607AE8" w:rsidRDefault="0032384F" w:rsidP="002614DE">
      <w:pPr>
        <w:pStyle w:val="a3"/>
        <w:adjustRightInd w:val="0"/>
        <w:snapToGrid w:val="0"/>
        <w:jc w:val="center"/>
        <w:rPr>
          <w:rFonts w:ascii="黑体" w:eastAsia="黑体"/>
          <w:b/>
          <w:bCs/>
          <w:sz w:val="36"/>
          <w:szCs w:val="36"/>
        </w:rPr>
      </w:pPr>
      <w:r>
        <w:rPr>
          <w:rFonts w:ascii="黑体" w:eastAsia="黑体" w:hint="eastAsia"/>
          <w:b/>
          <w:bCs/>
          <w:sz w:val="36"/>
          <w:szCs w:val="36"/>
        </w:rPr>
        <w:t>大规模网络路由的传输线路选择算法研究</w:t>
      </w:r>
    </w:p>
    <w:p w:rsidR="00607AE8" w:rsidRPr="0032384F" w:rsidRDefault="00607AE8" w:rsidP="002614DE">
      <w:pPr>
        <w:pStyle w:val="a3"/>
        <w:adjustRightInd w:val="0"/>
        <w:snapToGrid w:val="0"/>
        <w:rPr>
          <w:b/>
          <w:bCs/>
        </w:rPr>
      </w:pPr>
    </w:p>
    <w:p w:rsidR="00607AE8" w:rsidRDefault="00607AE8" w:rsidP="002614DE">
      <w:pPr>
        <w:pStyle w:val="a3"/>
        <w:adjustRightInd w:val="0"/>
        <w:snapToGrid w:val="0"/>
        <w:rPr>
          <w:b/>
          <w:bCs/>
        </w:rPr>
      </w:pPr>
    </w:p>
    <w:p w:rsidR="00CA2428" w:rsidRDefault="00CA2428" w:rsidP="002614DE">
      <w:pPr>
        <w:pStyle w:val="a3"/>
        <w:adjustRightInd w:val="0"/>
        <w:snapToGrid w:val="0"/>
        <w:rPr>
          <w:b/>
          <w:bCs/>
        </w:rPr>
      </w:pPr>
    </w:p>
    <w:p w:rsidR="00607AE8" w:rsidRDefault="00607AE8" w:rsidP="002614DE">
      <w:pPr>
        <w:pStyle w:val="a3"/>
        <w:adjustRightInd w:val="0"/>
        <w:snapToGrid w:val="0"/>
        <w:rPr>
          <w:b/>
          <w:bCs/>
        </w:rPr>
      </w:pPr>
    </w:p>
    <w:p w:rsidR="005916AC" w:rsidRDefault="005916AC" w:rsidP="002614DE">
      <w:pPr>
        <w:pStyle w:val="a3"/>
        <w:adjustRightInd w:val="0"/>
        <w:snapToGrid w:val="0"/>
        <w:rPr>
          <w:b/>
          <w:bCs/>
        </w:rPr>
      </w:pPr>
    </w:p>
    <w:p w:rsidR="00D7365A" w:rsidRDefault="00D7365A" w:rsidP="002614DE">
      <w:pPr>
        <w:pStyle w:val="a3"/>
        <w:adjustRightInd w:val="0"/>
        <w:snapToGrid w:val="0"/>
        <w:rPr>
          <w:b/>
          <w:bCs/>
        </w:rPr>
      </w:pPr>
    </w:p>
    <w:p w:rsidR="005916AC" w:rsidRDefault="005916AC" w:rsidP="002614DE">
      <w:pPr>
        <w:pStyle w:val="a3"/>
        <w:adjustRightInd w:val="0"/>
        <w:snapToGrid w:val="0"/>
        <w:rPr>
          <w:b/>
          <w:bCs/>
        </w:rPr>
      </w:pPr>
    </w:p>
    <w:p w:rsidR="00CA2428" w:rsidRDefault="00CA2428" w:rsidP="002614DE">
      <w:pPr>
        <w:pStyle w:val="a3"/>
        <w:adjustRightInd w:val="0"/>
        <w:snapToGrid w:val="0"/>
        <w:rPr>
          <w:b/>
          <w:bCs/>
        </w:rPr>
      </w:pPr>
    </w:p>
    <w:p w:rsidR="005916AC" w:rsidRDefault="005916AC" w:rsidP="002614DE">
      <w:pPr>
        <w:pStyle w:val="a3"/>
        <w:adjustRightInd w:val="0"/>
        <w:snapToGrid w:val="0"/>
        <w:rPr>
          <w:b/>
          <w:bCs/>
        </w:rPr>
      </w:pPr>
    </w:p>
    <w:p w:rsidR="00607AE8" w:rsidRPr="001B56B3" w:rsidRDefault="00607AE8" w:rsidP="00D7365A">
      <w:pPr>
        <w:pStyle w:val="a3"/>
        <w:adjustRightInd w:val="0"/>
        <w:snapToGrid w:val="0"/>
        <w:spacing w:line="360" w:lineRule="auto"/>
        <w:jc w:val="center"/>
        <w:rPr>
          <w:rFonts w:ascii="楷体" w:eastAsia="楷体" w:hAnsi="楷体"/>
          <w:b/>
          <w:bCs/>
          <w:sz w:val="32"/>
          <w:szCs w:val="32"/>
        </w:rPr>
      </w:pPr>
      <w:r w:rsidRPr="001B56B3">
        <w:rPr>
          <w:rFonts w:ascii="楷体" w:eastAsia="楷体" w:hAnsi="楷体" w:hint="eastAsia"/>
          <w:b/>
          <w:bCs/>
          <w:sz w:val="32"/>
          <w:szCs w:val="32"/>
        </w:rPr>
        <w:t>作者姓名</w:t>
      </w:r>
      <w:r w:rsidR="00AA33E4" w:rsidRPr="001B56B3">
        <w:rPr>
          <w:rFonts w:ascii="楷体" w:eastAsia="楷体" w:hAnsi="楷体" w:hint="eastAsia"/>
          <w:b/>
          <w:bCs/>
          <w:sz w:val="32"/>
          <w:szCs w:val="32"/>
        </w:rPr>
        <w:t>：</w:t>
      </w:r>
      <w:r w:rsidR="0032384F" w:rsidRPr="001B56B3">
        <w:rPr>
          <w:rFonts w:ascii="楷体" w:eastAsia="楷体" w:hAnsi="楷体" w:hint="eastAsia"/>
          <w:b/>
          <w:bCs/>
          <w:sz w:val="32"/>
          <w:szCs w:val="32"/>
        </w:rPr>
        <w:t>李绍晓</w:t>
      </w:r>
    </w:p>
    <w:p w:rsidR="00607AE8" w:rsidRPr="001B56B3" w:rsidRDefault="0032384F" w:rsidP="00D7365A">
      <w:pPr>
        <w:pStyle w:val="a3"/>
        <w:adjustRightInd w:val="0"/>
        <w:snapToGrid w:val="0"/>
        <w:spacing w:line="360" w:lineRule="auto"/>
        <w:jc w:val="center"/>
        <w:rPr>
          <w:rFonts w:ascii="楷体" w:eastAsia="楷体" w:hAnsi="楷体"/>
          <w:b/>
          <w:bCs/>
          <w:sz w:val="32"/>
          <w:szCs w:val="32"/>
        </w:rPr>
      </w:pPr>
      <w:r w:rsidRPr="001B56B3">
        <w:rPr>
          <w:rFonts w:ascii="楷体" w:eastAsia="楷体" w:hAnsi="楷体" w:hint="eastAsia"/>
          <w:b/>
          <w:bCs/>
          <w:sz w:val="32"/>
          <w:szCs w:val="32"/>
        </w:rPr>
        <w:t xml:space="preserve">      </w:t>
      </w:r>
      <w:r w:rsidR="00607AE8" w:rsidRPr="001B56B3">
        <w:rPr>
          <w:rFonts w:ascii="楷体" w:eastAsia="楷体" w:hAnsi="楷体" w:hint="eastAsia"/>
          <w:b/>
          <w:bCs/>
          <w:sz w:val="32"/>
          <w:szCs w:val="32"/>
        </w:rPr>
        <w:t>指导教师</w:t>
      </w:r>
      <w:r w:rsidR="00323B19" w:rsidRPr="001B56B3">
        <w:rPr>
          <w:rFonts w:ascii="楷体" w:eastAsia="楷体" w:hAnsi="楷体" w:hint="eastAsia"/>
          <w:b/>
          <w:bCs/>
          <w:sz w:val="32"/>
          <w:szCs w:val="32"/>
        </w:rPr>
        <w:t>：</w:t>
      </w:r>
      <w:r w:rsidRPr="001B56B3">
        <w:rPr>
          <w:rFonts w:ascii="楷体" w:eastAsia="楷体" w:hAnsi="楷体" w:hint="eastAsia"/>
          <w:b/>
          <w:bCs/>
          <w:sz w:val="32"/>
          <w:szCs w:val="32"/>
        </w:rPr>
        <w:t>王辛刚副教授</w:t>
      </w:r>
    </w:p>
    <w:p w:rsidR="00607AE8" w:rsidRPr="0032384F" w:rsidRDefault="00607AE8" w:rsidP="002614DE">
      <w:pPr>
        <w:pStyle w:val="a3"/>
        <w:adjustRightInd w:val="0"/>
        <w:snapToGrid w:val="0"/>
        <w:rPr>
          <w:b/>
          <w:bCs/>
        </w:rPr>
      </w:pPr>
    </w:p>
    <w:p w:rsidR="00607AE8" w:rsidRDefault="00607AE8" w:rsidP="002614DE">
      <w:pPr>
        <w:pStyle w:val="a3"/>
        <w:adjustRightInd w:val="0"/>
        <w:snapToGrid w:val="0"/>
        <w:rPr>
          <w:b/>
          <w:bCs/>
        </w:rPr>
      </w:pPr>
    </w:p>
    <w:p w:rsidR="00607AE8" w:rsidRDefault="00607AE8" w:rsidP="002614DE">
      <w:pPr>
        <w:pStyle w:val="a3"/>
        <w:adjustRightInd w:val="0"/>
        <w:snapToGrid w:val="0"/>
        <w:rPr>
          <w:b/>
          <w:bCs/>
        </w:rPr>
      </w:pPr>
    </w:p>
    <w:p w:rsidR="00EC25BB" w:rsidRDefault="00EC25BB" w:rsidP="002614DE">
      <w:pPr>
        <w:pStyle w:val="a3"/>
        <w:adjustRightInd w:val="0"/>
        <w:snapToGrid w:val="0"/>
        <w:rPr>
          <w:b/>
          <w:bCs/>
        </w:rPr>
      </w:pPr>
    </w:p>
    <w:p w:rsidR="00607AE8" w:rsidRDefault="00607AE8" w:rsidP="002614DE">
      <w:pPr>
        <w:pStyle w:val="a3"/>
        <w:adjustRightInd w:val="0"/>
        <w:snapToGrid w:val="0"/>
        <w:rPr>
          <w:b/>
          <w:bCs/>
        </w:rPr>
      </w:pPr>
    </w:p>
    <w:p w:rsidR="00607AE8" w:rsidRDefault="00607AE8" w:rsidP="002614DE">
      <w:pPr>
        <w:pStyle w:val="a3"/>
        <w:adjustRightInd w:val="0"/>
        <w:snapToGrid w:val="0"/>
        <w:rPr>
          <w:b/>
          <w:bCs/>
        </w:rPr>
      </w:pPr>
    </w:p>
    <w:p w:rsidR="00607AE8" w:rsidRDefault="00607AE8" w:rsidP="00827F7F">
      <w:pPr>
        <w:pStyle w:val="a3"/>
        <w:adjustRightInd w:val="0"/>
        <w:snapToGrid w:val="0"/>
        <w:rPr>
          <w:rFonts w:ascii="楷体_GB2312"/>
          <w:b/>
          <w:bCs/>
        </w:rPr>
      </w:pPr>
    </w:p>
    <w:p w:rsidR="00456291" w:rsidRDefault="00456291" w:rsidP="00827F7F">
      <w:pPr>
        <w:pStyle w:val="a3"/>
        <w:adjustRightInd w:val="0"/>
        <w:snapToGrid w:val="0"/>
        <w:rPr>
          <w:rFonts w:ascii="楷体_GB2312"/>
          <w:b/>
          <w:bCs/>
        </w:rPr>
      </w:pPr>
    </w:p>
    <w:p w:rsidR="00D7365A" w:rsidRPr="00827F7F" w:rsidRDefault="00D7365A" w:rsidP="00827F7F">
      <w:pPr>
        <w:pStyle w:val="a3"/>
        <w:adjustRightInd w:val="0"/>
        <w:snapToGrid w:val="0"/>
        <w:rPr>
          <w:rFonts w:ascii="楷体_GB2312"/>
          <w:b/>
          <w:bCs/>
        </w:rPr>
      </w:pPr>
    </w:p>
    <w:p w:rsidR="00607AE8" w:rsidRPr="00827F7F" w:rsidRDefault="00607AE8" w:rsidP="002614DE">
      <w:pPr>
        <w:pStyle w:val="a3"/>
        <w:adjustRightInd w:val="0"/>
        <w:snapToGrid w:val="0"/>
        <w:rPr>
          <w:rFonts w:ascii="楷体_GB2312"/>
          <w:b/>
          <w:bCs/>
        </w:rPr>
      </w:pPr>
    </w:p>
    <w:p w:rsidR="00607AE8" w:rsidRDefault="00607AE8" w:rsidP="002614DE">
      <w:pPr>
        <w:pStyle w:val="a3"/>
        <w:adjustRightInd w:val="0"/>
        <w:snapToGrid w:val="0"/>
        <w:rPr>
          <w:rFonts w:ascii="楷体_GB2312"/>
          <w:b/>
          <w:bCs/>
        </w:rPr>
      </w:pPr>
    </w:p>
    <w:p w:rsidR="00D7365A" w:rsidRPr="00D7365A" w:rsidRDefault="00D7365A" w:rsidP="002614DE">
      <w:pPr>
        <w:pStyle w:val="a3"/>
        <w:adjustRightInd w:val="0"/>
        <w:snapToGrid w:val="0"/>
        <w:rPr>
          <w:rFonts w:ascii="楷体_GB2312"/>
          <w:b/>
          <w:bCs/>
        </w:rPr>
      </w:pPr>
    </w:p>
    <w:p w:rsidR="00D7365A" w:rsidRPr="00827F7F" w:rsidRDefault="00D7365A" w:rsidP="00827F7F">
      <w:pPr>
        <w:pStyle w:val="a3"/>
        <w:adjustRightInd w:val="0"/>
        <w:snapToGrid w:val="0"/>
        <w:rPr>
          <w:rFonts w:ascii="楷体_GB2312"/>
          <w:b/>
          <w:bCs/>
        </w:rPr>
      </w:pPr>
    </w:p>
    <w:p w:rsidR="00CA2428" w:rsidRPr="001B56B3" w:rsidRDefault="00CA2428" w:rsidP="00BE1137">
      <w:pPr>
        <w:pStyle w:val="a3"/>
        <w:adjustRightInd w:val="0"/>
        <w:snapToGrid w:val="0"/>
        <w:jc w:val="center"/>
        <w:rPr>
          <w:rFonts w:eastAsia="楷体"/>
          <w:b/>
          <w:bCs/>
        </w:rPr>
      </w:pPr>
    </w:p>
    <w:p w:rsidR="00A56C2B" w:rsidRPr="001B56B3" w:rsidRDefault="00607AE8" w:rsidP="00BE1137">
      <w:pPr>
        <w:pStyle w:val="a3"/>
        <w:adjustRightInd w:val="0"/>
        <w:snapToGrid w:val="0"/>
        <w:spacing w:line="360" w:lineRule="auto"/>
        <w:jc w:val="center"/>
        <w:rPr>
          <w:rFonts w:eastAsia="楷体"/>
          <w:b/>
          <w:bCs/>
          <w:sz w:val="32"/>
          <w:szCs w:val="32"/>
        </w:rPr>
      </w:pPr>
      <w:r w:rsidRPr="001B56B3">
        <w:rPr>
          <w:rFonts w:eastAsia="楷体" w:hint="eastAsia"/>
          <w:b/>
          <w:bCs/>
          <w:sz w:val="32"/>
          <w:szCs w:val="32"/>
        </w:rPr>
        <w:t>浙江工业大学信息工程学院</w:t>
      </w:r>
    </w:p>
    <w:p w:rsidR="00F278CB" w:rsidRPr="00BE1137" w:rsidRDefault="00075C6B" w:rsidP="00BE1137">
      <w:pPr>
        <w:pStyle w:val="a3"/>
        <w:adjustRightInd w:val="0"/>
        <w:snapToGrid w:val="0"/>
        <w:spacing w:line="360" w:lineRule="auto"/>
        <w:jc w:val="center"/>
        <w:rPr>
          <w:rFonts w:ascii="楷体_GB2312"/>
          <w:b/>
          <w:bCs/>
          <w:sz w:val="32"/>
          <w:szCs w:val="32"/>
        </w:rPr>
      </w:pPr>
      <w:r w:rsidRPr="00075C6B">
        <w:rPr>
          <w:rFonts w:eastAsia="楷体"/>
          <w:b/>
          <w:bCs/>
          <w:noProof/>
          <w:sz w:val="32"/>
          <w:szCs w:val="32"/>
        </w:rPr>
        <w:pict>
          <v:shapetype id="_x0000_t202" coordsize="21600,21600" o:spt="202" path="m,l,21600r21600,l21600,xe">
            <v:stroke joinstyle="miter"/>
            <v:path gradientshapeok="t" o:connecttype="rect"/>
          </v:shapetype>
          <v:shape id="_x0000_s1046" type="#_x0000_t202" style="position:absolute;left:0;text-align:left;margin-left:324.15pt;margin-top:2.6pt;width:116.45pt;height:21.9pt;z-index:251645440" stroked="f">
            <v:textbox style="mso-next-textbox:#_x0000_s1046">
              <w:txbxContent>
                <w:p w:rsidR="001A335C" w:rsidRDefault="001A335C"/>
              </w:txbxContent>
            </v:textbox>
          </v:shape>
        </w:pict>
      </w:r>
      <w:r w:rsidR="00607AE8" w:rsidRPr="001B56B3">
        <w:rPr>
          <w:rFonts w:eastAsia="楷体" w:hint="eastAsia"/>
          <w:b/>
          <w:bCs/>
          <w:sz w:val="32"/>
          <w:szCs w:val="32"/>
        </w:rPr>
        <w:t>20</w:t>
      </w:r>
      <w:r w:rsidR="0032384F" w:rsidRPr="001B56B3">
        <w:rPr>
          <w:rFonts w:eastAsia="楷体" w:hint="eastAsia"/>
          <w:b/>
          <w:bCs/>
          <w:sz w:val="32"/>
          <w:szCs w:val="32"/>
        </w:rPr>
        <w:t>17</w:t>
      </w:r>
      <w:r w:rsidR="00607AE8" w:rsidRPr="001B56B3">
        <w:rPr>
          <w:rFonts w:eastAsia="楷体" w:hint="eastAsia"/>
          <w:b/>
          <w:bCs/>
          <w:sz w:val="32"/>
          <w:szCs w:val="32"/>
        </w:rPr>
        <w:t>年</w:t>
      </w:r>
      <w:r w:rsidR="0032384F" w:rsidRPr="001B56B3">
        <w:rPr>
          <w:rFonts w:eastAsia="楷体" w:hint="eastAsia"/>
          <w:b/>
          <w:bCs/>
          <w:sz w:val="32"/>
          <w:szCs w:val="32"/>
        </w:rPr>
        <w:t>6</w:t>
      </w:r>
      <w:r w:rsidR="00607AE8" w:rsidRPr="001B56B3">
        <w:rPr>
          <w:rFonts w:eastAsia="楷体" w:hint="eastAsia"/>
          <w:b/>
          <w:bCs/>
          <w:sz w:val="32"/>
          <w:szCs w:val="32"/>
        </w:rPr>
        <w:t>月</w:t>
      </w:r>
      <w:r w:rsidR="00607AE8">
        <w:rPr>
          <w:b/>
          <w:bCs/>
          <w:sz w:val="32"/>
          <w:szCs w:val="32"/>
        </w:rPr>
        <w:br w:type="page"/>
      </w:r>
    </w:p>
    <w:p w:rsidR="00827F7F" w:rsidRDefault="00827F7F" w:rsidP="002614DE">
      <w:pPr>
        <w:pStyle w:val="a3"/>
        <w:adjustRightInd w:val="0"/>
        <w:snapToGrid w:val="0"/>
        <w:jc w:val="center"/>
        <w:rPr>
          <w:b/>
          <w:bCs/>
          <w:sz w:val="32"/>
          <w:szCs w:val="32"/>
        </w:rPr>
      </w:pPr>
    </w:p>
    <w:p w:rsidR="00A47CB9" w:rsidRDefault="00A47CB9" w:rsidP="002614DE">
      <w:pPr>
        <w:pStyle w:val="a3"/>
        <w:adjustRightInd w:val="0"/>
        <w:snapToGrid w:val="0"/>
        <w:jc w:val="center"/>
        <w:rPr>
          <w:b/>
          <w:bCs/>
          <w:sz w:val="32"/>
          <w:szCs w:val="32"/>
        </w:rPr>
      </w:pPr>
    </w:p>
    <w:p w:rsidR="00591082" w:rsidRDefault="00607AE8" w:rsidP="00117A2C">
      <w:pPr>
        <w:pStyle w:val="a3"/>
        <w:adjustRightInd w:val="0"/>
        <w:snapToGrid w:val="0"/>
        <w:spacing w:line="300" w:lineRule="auto"/>
        <w:jc w:val="center"/>
        <w:rPr>
          <w:b/>
          <w:bCs/>
          <w:sz w:val="32"/>
          <w:szCs w:val="32"/>
        </w:rPr>
      </w:pPr>
      <w:r>
        <w:rPr>
          <w:b/>
          <w:bCs/>
          <w:sz w:val="32"/>
          <w:szCs w:val="32"/>
        </w:rPr>
        <w:t xml:space="preserve">Dissertation Submitted to </w:t>
      </w:r>
      <w:smartTag w:uri="urn:schemas-microsoft-com:office:smarttags" w:element="place">
        <w:smartTag w:uri="urn:schemas-microsoft-com:office:smarttags" w:element="PlaceName">
          <w:r>
            <w:rPr>
              <w:b/>
              <w:bCs/>
              <w:sz w:val="32"/>
              <w:szCs w:val="32"/>
            </w:rPr>
            <w:t>Zhejiang</w:t>
          </w:r>
        </w:smartTag>
        <w:r>
          <w:rPr>
            <w:b/>
            <w:bCs/>
            <w:sz w:val="32"/>
            <w:szCs w:val="32"/>
          </w:rPr>
          <w:t xml:space="preserve"> </w:t>
        </w:r>
        <w:smartTag w:uri="urn:schemas-microsoft-com:office:smarttags" w:element="PlaceType">
          <w:r>
            <w:rPr>
              <w:b/>
              <w:bCs/>
              <w:sz w:val="32"/>
              <w:szCs w:val="32"/>
            </w:rPr>
            <w:t>University</w:t>
          </w:r>
        </w:smartTag>
      </w:smartTag>
      <w:r>
        <w:rPr>
          <w:b/>
          <w:bCs/>
          <w:sz w:val="32"/>
          <w:szCs w:val="32"/>
        </w:rPr>
        <w:t xml:space="preserve"> of Technology</w:t>
      </w:r>
    </w:p>
    <w:p w:rsidR="00607AE8" w:rsidRDefault="00607AE8" w:rsidP="00117A2C">
      <w:pPr>
        <w:pStyle w:val="a3"/>
        <w:adjustRightInd w:val="0"/>
        <w:snapToGrid w:val="0"/>
        <w:spacing w:line="300" w:lineRule="auto"/>
        <w:jc w:val="center"/>
        <w:rPr>
          <w:b/>
          <w:bCs/>
          <w:sz w:val="32"/>
          <w:szCs w:val="32"/>
        </w:rPr>
      </w:pPr>
      <w:r>
        <w:rPr>
          <w:b/>
          <w:bCs/>
          <w:sz w:val="32"/>
          <w:szCs w:val="32"/>
        </w:rPr>
        <w:t xml:space="preserve">for the Degree of </w:t>
      </w:r>
      <w:r w:rsidR="0024396F" w:rsidRPr="0024396F">
        <w:rPr>
          <w:rFonts w:hint="eastAsia"/>
          <w:b/>
          <w:bCs/>
          <w:sz w:val="32"/>
          <w:szCs w:val="32"/>
        </w:rPr>
        <w:t>Bachelor</w:t>
      </w:r>
    </w:p>
    <w:p w:rsidR="00607AE8" w:rsidRPr="00591082" w:rsidRDefault="00607AE8" w:rsidP="002614DE">
      <w:pPr>
        <w:pStyle w:val="a3"/>
        <w:adjustRightInd w:val="0"/>
        <w:snapToGrid w:val="0"/>
        <w:rPr>
          <w:b/>
          <w:bCs/>
        </w:rPr>
      </w:pPr>
    </w:p>
    <w:p w:rsidR="00607AE8" w:rsidRDefault="00607AE8" w:rsidP="002614DE">
      <w:pPr>
        <w:pStyle w:val="a3"/>
        <w:adjustRightInd w:val="0"/>
        <w:snapToGrid w:val="0"/>
        <w:rPr>
          <w:b/>
          <w:bCs/>
        </w:rPr>
      </w:pPr>
    </w:p>
    <w:p w:rsidR="00F278CB" w:rsidRDefault="00F278CB" w:rsidP="002614DE">
      <w:pPr>
        <w:pStyle w:val="a3"/>
        <w:adjustRightInd w:val="0"/>
        <w:snapToGrid w:val="0"/>
        <w:rPr>
          <w:b/>
          <w:bCs/>
        </w:rPr>
      </w:pPr>
    </w:p>
    <w:p w:rsidR="00F278CB" w:rsidRDefault="00F278CB" w:rsidP="002614DE">
      <w:pPr>
        <w:pStyle w:val="a3"/>
        <w:adjustRightInd w:val="0"/>
        <w:snapToGrid w:val="0"/>
        <w:rPr>
          <w:b/>
          <w:bCs/>
        </w:rPr>
      </w:pPr>
    </w:p>
    <w:p w:rsidR="005916AC" w:rsidRDefault="005916AC" w:rsidP="002614DE">
      <w:pPr>
        <w:pStyle w:val="a3"/>
        <w:adjustRightInd w:val="0"/>
        <w:snapToGrid w:val="0"/>
        <w:rPr>
          <w:b/>
          <w:bCs/>
        </w:rPr>
      </w:pPr>
    </w:p>
    <w:p w:rsidR="005916AC" w:rsidRDefault="005916AC" w:rsidP="002614DE">
      <w:pPr>
        <w:pStyle w:val="a3"/>
        <w:adjustRightInd w:val="0"/>
        <w:snapToGrid w:val="0"/>
        <w:rPr>
          <w:b/>
          <w:bCs/>
        </w:rPr>
      </w:pPr>
    </w:p>
    <w:p w:rsidR="00827F7F" w:rsidRPr="005916AC" w:rsidRDefault="00827F7F" w:rsidP="002614DE">
      <w:pPr>
        <w:pStyle w:val="a3"/>
        <w:adjustRightInd w:val="0"/>
        <w:snapToGrid w:val="0"/>
        <w:rPr>
          <w:b/>
          <w:bCs/>
        </w:rPr>
      </w:pPr>
    </w:p>
    <w:p w:rsidR="00607AE8" w:rsidRPr="00093DD5" w:rsidRDefault="00093DD5" w:rsidP="00117A2C">
      <w:pPr>
        <w:pStyle w:val="a3"/>
        <w:adjustRightInd w:val="0"/>
        <w:snapToGrid w:val="0"/>
        <w:spacing w:line="300" w:lineRule="auto"/>
        <w:ind w:leftChars="180" w:left="378" w:rightChars="165" w:right="346"/>
        <w:jc w:val="center"/>
        <w:rPr>
          <w:rFonts w:eastAsia="黑体"/>
          <w:b/>
          <w:bCs/>
          <w:sz w:val="36"/>
          <w:szCs w:val="36"/>
        </w:rPr>
      </w:pPr>
      <w:r>
        <w:rPr>
          <w:rFonts w:eastAsia="黑体"/>
          <w:b/>
          <w:bCs/>
          <w:sz w:val="36"/>
          <w:szCs w:val="36"/>
        </w:rPr>
        <w:t>Research</w:t>
      </w:r>
      <w:r>
        <w:rPr>
          <w:rFonts w:eastAsia="黑体" w:hint="eastAsia"/>
          <w:b/>
          <w:bCs/>
          <w:sz w:val="36"/>
          <w:szCs w:val="36"/>
        </w:rPr>
        <w:t xml:space="preserve"> </w:t>
      </w:r>
      <w:r w:rsidRPr="008D4988">
        <w:rPr>
          <w:rFonts w:eastAsia="黑体"/>
          <w:b/>
          <w:bCs/>
          <w:sz w:val="36"/>
          <w:szCs w:val="36"/>
        </w:rPr>
        <w:t>on Transmission Line Selection Algorithm for Large Scale Network Routin</w:t>
      </w:r>
      <w:r>
        <w:rPr>
          <w:rFonts w:eastAsia="黑体" w:hint="eastAsia"/>
          <w:b/>
          <w:bCs/>
          <w:sz w:val="36"/>
          <w:szCs w:val="36"/>
        </w:rPr>
        <w:t>g</w:t>
      </w:r>
    </w:p>
    <w:p w:rsidR="00607AE8" w:rsidRPr="005916AC" w:rsidRDefault="00607AE8" w:rsidP="002614DE">
      <w:pPr>
        <w:pStyle w:val="a3"/>
        <w:adjustRightInd w:val="0"/>
        <w:snapToGrid w:val="0"/>
        <w:rPr>
          <w:rFonts w:eastAsia="黑体"/>
          <w:b/>
          <w:bCs/>
        </w:rPr>
      </w:pPr>
    </w:p>
    <w:p w:rsidR="00607AE8" w:rsidRPr="005916AC" w:rsidRDefault="00607AE8" w:rsidP="002614DE">
      <w:pPr>
        <w:pStyle w:val="a3"/>
        <w:adjustRightInd w:val="0"/>
        <w:snapToGrid w:val="0"/>
        <w:rPr>
          <w:rFonts w:eastAsia="黑体"/>
          <w:b/>
          <w:bCs/>
        </w:rPr>
      </w:pPr>
    </w:p>
    <w:p w:rsidR="00607AE8" w:rsidRDefault="00607AE8" w:rsidP="002614DE">
      <w:pPr>
        <w:pStyle w:val="a3"/>
        <w:adjustRightInd w:val="0"/>
        <w:snapToGrid w:val="0"/>
        <w:rPr>
          <w:rFonts w:eastAsia="黑体"/>
          <w:b/>
          <w:bCs/>
        </w:rPr>
      </w:pPr>
    </w:p>
    <w:p w:rsidR="005916AC" w:rsidRDefault="005916AC" w:rsidP="002614DE">
      <w:pPr>
        <w:pStyle w:val="a3"/>
        <w:adjustRightInd w:val="0"/>
        <w:snapToGrid w:val="0"/>
        <w:rPr>
          <w:rFonts w:eastAsia="黑体"/>
          <w:b/>
          <w:bCs/>
        </w:rPr>
      </w:pPr>
    </w:p>
    <w:p w:rsidR="00F278CB" w:rsidRDefault="00F278CB" w:rsidP="002614DE">
      <w:pPr>
        <w:pStyle w:val="a3"/>
        <w:adjustRightInd w:val="0"/>
        <w:snapToGrid w:val="0"/>
        <w:rPr>
          <w:rFonts w:eastAsia="黑体"/>
          <w:b/>
          <w:bCs/>
        </w:rPr>
      </w:pPr>
    </w:p>
    <w:p w:rsidR="005916AC" w:rsidRDefault="005916AC" w:rsidP="002614DE">
      <w:pPr>
        <w:pStyle w:val="a3"/>
        <w:adjustRightInd w:val="0"/>
        <w:snapToGrid w:val="0"/>
        <w:rPr>
          <w:rFonts w:eastAsia="黑体"/>
          <w:b/>
          <w:bCs/>
        </w:rPr>
      </w:pPr>
    </w:p>
    <w:p w:rsidR="005916AC" w:rsidRDefault="005916AC" w:rsidP="002614DE">
      <w:pPr>
        <w:pStyle w:val="a3"/>
        <w:adjustRightInd w:val="0"/>
        <w:snapToGrid w:val="0"/>
        <w:rPr>
          <w:rFonts w:eastAsia="黑体"/>
          <w:b/>
          <w:bCs/>
        </w:rPr>
      </w:pPr>
    </w:p>
    <w:p w:rsidR="005916AC" w:rsidRPr="005916AC" w:rsidRDefault="005916AC" w:rsidP="002614DE">
      <w:pPr>
        <w:pStyle w:val="a3"/>
        <w:adjustRightInd w:val="0"/>
        <w:snapToGrid w:val="0"/>
        <w:rPr>
          <w:rFonts w:eastAsia="黑体"/>
          <w:b/>
          <w:bCs/>
        </w:rPr>
      </w:pPr>
    </w:p>
    <w:p w:rsidR="00A56C2B" w:rsidRDefault="005A21CB" w:rsidP="001B56B3">
      <w:pPr>
        <w:pStyle w:val="a3"/>
        <w:adjustRightInd w:val="0"/>
        <w:snapToGrid w:val="0"/>
        <w:spacing w:line="360" w:lineRule="auto"/>
        <w:ind w:firstLineChars="645" w:firstLine="2065"/>
        <w:rPr>
          <w:b/>
          <w:bCs/>
          <w:sz w:val="32"/>
          <w:szCs w:val="32"/>
        </w:rPr>
      </w:pPr>
      <w:r>
        <w:rPr>
          <w:rFonts w:hint="eastAsia"/>
          <w:b/>
          <w:bCs/>
          <w:sz w:val="32"/>
          <w:szCs w:val="32"/>
        </w:rPr>
        <w:t>Student</w:t>
      </w:r>
      <w:r w:rsidR="00607AE8">
        <w:rPr>
          <w:rFonts w:hint="eastAsia"/>
          <w:b/>
          <w:bCs/>
          <w:sz w:val="32"/>
          <w:szCs w:val="32"/>
        </w:rPr>
        <w:t>:</w:t>
      </w:r>
      <w:r w:rsidR="0032384F">
        <w:rPr>
          <w:rFonts w:hint="eastAsia"/>
          <w:b/>
          <w:bCs/>
          <w:sz w:val="32"/>
          <w:szCs w:val="32"/>
        </w:rPr>
        <w:t>Li Shaoxiao</w:t>
      </w:r>
    </w:p>
    <w:p w:rsidR="00607AE8" w:rsidRDefault="00607AE8" w:rsidP="001B56B3">
      <w:pPr>
        <w:pStyle w:val="a3"/>
        <w:adjustRightInd w:val="0"/>
        <w:snapToGrid w:val="0"/>
        <w:spacing w:line="360" w:lineRule="auto"/>
        <w:ind w:firstLineChars="645" w:firstLine="2065"/>
        <w:rPr>
          <w:b/>
          <w:bCs/>
          <w:sz w:val="32"/>
          <w:szCs w:val="32"/>
        </w:rPr>
      </w:pPr>
      <w:r>
        <w:rPr>
          <w:b/>
          <w:bCs/>
          <w:sz w:val="32"/>
          <w:szCs w:val="32"/>
        </w:rPr>
        <w:t>Advisor</w:t>
      </w:r>
      <w:r>
        <w:rPr>
          <w:rFonts w:hint="eastAsia"/>
          <w:b/>
          <w:bCs/>
          <w:sz w:val="32"/>
          <w:szCs w:val="32"/>
        </w:rPr>
        <w:t>:</w:t>
      </w:r>
      <w:r w:rsidR="00591082">
        <w:rPr>
          <w:rFonts w:hint="eastAsia"/>
          <w:b/>
          <w:bCs/>
          <w:sz w:val="32"/>
          <w:szCs w:val="32"/>
        </w:rPr>
        <w:t xml:space="preserve"> </w:t>
      </w:r>
      <w:r w:rsidR="0032384F">
        <w:rPr>
          <w:rFonts w:hint="eastAsia"/>
          <w:b/>
          <w:bCs/>
          <w:sz w:val="32"/>
          <w:szCs w:val="32"/>
        </w:rPr>
        <w:t>Wang Xingang</w:t>
      </w:r>
    </w:p>
    <w:p w:rsidR="00607AE8" w:rsidRPr="00827F7F" w:rsidRDefault="00607AE8" w:rsidP="001B56B3">
      <w:pPr>
        <w:pStyle w:val="a3"/>
        <w:adjustRightInd w:val="0"/>
        <w:snapToGrid w:val="0"/>
        <w:jc w:val="left"/>
        <w:rPr>
          <w:b/>
          <w:bCs/>
        </w:rPr>
      </w:pPr>
    </w:p>
    <w:p w:rsidR="00607AE8" w:rsidRPr="00827F7F" w:rsidRDefault="00607AE8" w:rsidP="001B56B3">
      <w:pPr>
        <w:pStyle w:val="a3"/>
        <w:adjustRightInd w:val="0"/>
        <w:snapToGrid w:val="0"/>
        <w:jc w:val="left"/>
        <w:rPr>
          <w:b/>
          <w:bCs/>
        </w:rPr>
      </w:pPr>
    </w:p>
    <w:p w:rsidR="00607AE8" w:rsidRPr="00827F7F" w:rsidRDefault="00607AE8" w:rsidP="00827F7F">
      <w:pPr>
        <w:pStyle w:val="a3"/>
        <w:adjustRightInd w:val="0"/>
        <w:snapToGrid w:val="0"/>
        <w:rPr>
          <w:b/>
          <w:bCs/>
        </w:rPr>
      </w:pPr>
    </w:p>
    <w:p w:rsidR="00607AE8" w:rsidRPr="00827F7F" w:rsidRDefault="00607AE8" w:rsidP="00827F7F">
      <w:pPr>
        <w:pStyle w:val="a3"/>
        <w:adjustRightInd w:val="0"/>
        <w:snapToGrid w:val="0"/>
        <w:rPr>
          <w:b/>
          <w:bCs/>
        </w:rPr>
      </w:pPr>
    </w:p>
    <w:p w:rsidR="00607AE8" w:rsidRPr="00827F7F" w:rsidRDefault="00607AE8" w:rsidP="00827F7F">
      <w:pPr>
        <w:pStyle w:val="a3"/>
        <w:adjustRightInd w:val="0"/>
        <w:snapToGrid w:val="0"/>
        <w:rPr>
          <w:b/>
          <w:bCs/>
        </w:rPr>
      </w:pPr>
    </w:p>
    <w:p w:rsidR="00607AE8" w:rsidRPr="00827F7F" w:rsidRDefault="00607AE8" w:rsidP="00827F7F">
      <w:pPr>
        <w:pStyle w:val="a3"/>
        <w:adjustRightInd w:val="0"/>
        <w:snapToGrid w:val="0"/>
        <w:rPr>
          <w:b/>
          <w:bCs/>
        </w:rPr>
      </w:pPr>
    </w:p>
    <w:p w:rsidR="00607AE8" w:rsidRDefault="00607AE8" w:rsidP="00827F7F">
      <w:pPr>
        <w:pStyle w:val="a3"/>
        <w:adjustRightInd w:val="0"/>
        <w:snapToGrid w:val="0"/>
        <w:rPr>
          <w:b/>
          <w:bCs/>
        </w:rPr>
      </w:pPr>
    </w:p>
    <w:p w:rsidR="00456291" w:rsidRPr="00827F7F" w:rsidRDefault="00456291" w:rsidP="00827F7F">
      <w:pPr>
        <w:pStyle w:val="a3"/>
        <w:adjustRightInd w:val="0"/>
        <w:snapToGrid w:val="0"/>
        <w:rPr>
          <w:b/>
          <w:bCs/>
        </w:rPr>
      </w:pPr>
    </w:p>
    <w:p w:rsidR="00AF70C2" w:rsidRPr="00827F7F" w:rsidRDefault="00AF70C2" w:rsidP="00827F7F">
      <w:pPr>
        <w:pStyle w:val="a3"/>
        <w:adjustRightInd w:val="0"/>
        <w:snapToGrid w:val="0"/>
        <w:rPr>
          <w:b/>
          <w:bCs/>
        </w:rPr>
      </w:pPr>
    </w:p>
    <w:p w:rsidR="00AF70C2" w:rsidRPr="00827F7F" w:rsidRDefault="00AF70C2" w:rsidP="00827F7F">
      <w:pPr>
        <w:pStyle w:val="a3"/>
        <w:adjustRightInd w:val="0"/>
        <w:snapToGrid w:val="0"/>
        <w:rPr>
          <w:b/>
          <w:bCs/>
        </w:rPr>
      </w:pPr>
    </w:p>
    <w:p w:rsidR="00AF70C2" w:rsidRPr="00827F7F" w:rsidRDefault="00AF70C2" w:rsidP="00827F7F">
      <w:pPr>
        <w:pStyle w:val="a3"/>
        <w:adjustRightInd w:val="0"/>
        <w:snapToGrid w:val="0"/>
        <w:rPr>
          <w:b/>
          <w:bCs/>
        </w:rPr>
      </w:pPr>
    </w:p>
    <w:p w:rsidR="00AF70C2" w:rsidRPr="00827F7F" w:rsidRDefault="00AF70C2" w:rsidP="00827F7F">
      <w:pPr>
        <w:pStyle w:val="a3"/>
        <w:adjustRightInd w:val="0"/>
        <w:snapToGrid w:val="0"/>
        <w:rPr>
          <w:b/>
          <w:bCs/>
        </w:rPr>
      </w:pPr>
    </w:p>
    <w:p w:rsidR="00AF70C2" w:rsidRPr="00827F7F" w:rsidRDefault="00AF70C2" w:rsidP="00827F7F">
      <w:pPr>
        <w:pStyle w:val="a3"/>
        <w:adjustRightInd w:val="0"/>
        <w:snapToGrid w:val="0"/>
        <w:rPr>
          <w:b/>
          <w:bCs/>
        </w:rPr>
      </w:pPr>
    </w:p>
    <w:p w:rsidR="00AF70C2" w:rsidRDefault="00AF70C2" w:rsidP="00827F7F">
      <w:pPr>
        <w:pStyle w:val="a3"/>
        <w:adjustRightInd w:val="0"/>
        <w:snapToGrid w:val="0"/>
        <w:rPr>
          <w:b/>
          <w:bCs/>
        </w:rPr>
      </w:pPr>
    </w:p>
    <w:p w:rsidR="00E5019C" w:rsidRPr="00827F7F" w:rsidRDefault="00E5019C" w:rsidP="00827F7F">
      <w:pPr>
        <w:pStyle w:val="a3"/>
        <w:adjustRightInd w:val="0"/>
        <w:snapToGrid w:val="0"/>
        <w:rPr>
          <w:b/>
          <w:bCs/>
        </w:rPr>
      </w:pPr>
    </w:p>
    <w:p w:rsidR="00ED7DF9" w:rsidRDefault="00ED7DF9" w:rsidP="00ED7DF9">
      <w:pPr>
        <w:pStyle w:val="a3"/>
        <w:adjustRightInd w:val="0"/>
        <w:snapToGrid w:val="0"/>
        <w:spacing w:line="300" w:lineRule="auto"/>
        <w:jc w:val="center"/>
        <w:rPr>
          <w:b/>
          <w:bCs/>
          <w:sz w:val="32"/>
          <w:szCs w:val="32"/>
        </w:rPr>
      </w:pPr>
      <w:smartTag w:uri="urn:schemas-microsoft-com:office:smarttags" w:element="place">
        <w:smartTag w:uri="urn:schemas-microsoft-com:office:smarttags" w:element="PlaceType">
          <w:r>
            <w:rPr>
              <w:b/>
              <w:bCs/>
              <w:sz w:val="32"/>
              <w:szCs w:val="32"/>
            </w:rPr>
            <w:t>College</w:t>
          </w:r>
        </w:smartTag>
        <w:r>
          <w:rPr>
            <w:b/>
            <w:bCs/>
            <w:sz w:val="32"/>
            <w:szCs w:val="32"/>
          </w:rPr>
          <w:t xml:space="preserve"> of </w:t>
        </w:r>
        <w:smartTag w:uri="urn:schemas-microsoft-com:office:smarttags" w:element="PlaceName">
          <w:r>
            <w:rPr>
              <w:b/>
              <w:bCs/>
              <w:sz w:val="32"/>
              <w:szCs w:val="32"/>
            </w:rPr>
            <w:t>Information</w:t>
          </w:r>
        </w:smartTag>
      </w:smartTag>
      <w:r>
        <w:rPr>
          <w:b/>
          <w:bCs/>
          <w:sz w:val="32"/>
          <w:szCs w:val="32"/>
        </w:rPr>
        <w:t xml:space="preserve"> Engineering</w:t>
      </w:r>
    </w:p>
    <w:p w:rsidR="00ED7DF9" w:rsidRDefault="00ED7DF9" w:rsidP="00ED7DF9">
      <w:pPr>
        <w:pStyle w:val="a3"/>
        <w:adjustRightInd w:val="0"/>
        <w:snapToGrid w:val="0"/>
        <w:spacing w:line="300" w:lineRule="auto"/>
        <w:jc w:val="center"/>
        <w:rPr>
          <w:b/>
          <w:bCs/>
          <w:sz w:val="32"/>
          <w:szCs w:val="32"/>
        </w:rPr>
      </w:pPr>
      <w:smartTag w:uri="urn:schemas-microsoft-com:office:smarttags" w:element="place">
        <w:smartTag w:uri="urn:schemas-microsoft-com:office:smarttags" w:element="PlaceName">
          <w:r>
            <w:rPr>
              <w:b/>
              <w:bCs/>
              <w:sz w:val="32"/>
              <w:szCs w:val="32"/>
            </w:rPr>
            <w:t>Zhejiang</w:t>
          </w:r>
        </w:smartTag>
        <w:r>
          <w:rPr>
            <w:b/>
            <w:bCs/>
            <w:sz w:val="32"/>
            <w:szCs w:val="32"/>
          </w:rPr>
          <w:t xml:space="preserve"> </w:t>
        </w:r>
        <w:smartTag w:uri="urn:schemas-microsoft-com:office:smarttags" w:element="PlaceType">
          <w:r>
            <w:rPr>
              <w:b/>
              <w:bCs/>
              <w:sz w:val="32"/>
              <w:szCs w:val="32"/>
            </w:rPr>
            <w:t>University</w:t>
          </w:r>
        </w:smartTag>
      </w:smartTag>
      <w:r>
        <w:rPr>
          <w:b/>
          <w:bCs/>
          <w:sz w:val="32"/>
          <w:szCs w:val="32"/>
        </w:rPr>
        <w:t xml:space="preserve"> of Technology</w:t>
      </w:r>
    </w:p>
    <w:p w:rsidR="00CC0BF0" w:rsidRDefault="00ED7DF9" w:rsidP="00ED7DF9">
      <w:pPr>
        <w:pStyle w:val="a3"/>
        <w:adjustRightInd w:val="0"/>
        <w:snapToGrid w:val="0"/>
        <w:spacing w:line="300" w:lineRule="auto"/>
        <w:jc w:val="center"/>
        <w:rPr>
          <w:sz w:val="36"/>
          <w:szCs w:val="36"/>
        </w:rPr>
      </w:pPr>
      <w:r>
        <w:rPr>
          <w:rFonts w:hint="eastAsia"/>
          <w:b/>
          <w:bCs/>
          <w:sz w:val="32"/>
          <w:szCs w:val="32"/>
        </w:rPr>
        <w:t>June</w:t>
      </w:r>
      <w:r>
        <w:rPr>
          <w:b/>
          <w:bCs/>
          <w:sz w:val="32"/>
          <w:szCs w:val="32"/>
        </w:rPr>
        <w:t xml:space="preserve"> 20</w:t>
      </w:r>
      <w:r>
        <w:rPr>
          <w:rFonts w:hint="eastAsia"/>
          <w:b/>
          <w:bCs/>
          <w:sz w:val="32"/>
          <w:szCs w:val="32"/>
        </w:rPr>
        <w:t>17</w:t>
      </w:r>
      <w:r>
        <w:rPr>
          <w:sz w:val="36"/>
          <w:szCs w:val="36"/>
        </w:rPr>
        <w:t xml:space="preserve"> </w:t>
      </w:r>
      <w:r w:rsidR="00C36ECB">
        <w:rPr>
          <w:sz w:val="36"/>
          <w:szCs w:val="36"/>
        </w:rPr>
        <w:br w:type="page"/>
      </w:r>
    </w:p>
    <w:p w:rsidR="00CC0BF0" w:rsidRDefault="00CC0BF0" w:rsidP="00CC0BF0">
      <w:pPr>
        <w:pStyle w:val="a3"/>
        <w:adjustRightInd w:val="0"/>
        <w:snapToGrid w:val="0"/>
        <w:spacing w:line="360" w:lineRule="auto"/>
        <w:jc w:val="center"/>
        <w:rPr>
          <w:rFonts w:ascii="黑体" w:eastAsia="黑体"/>
          <w:sz w:val="32"/>
          <w:szCs w:val="32"/>
        </w:rPr>
      </w:pPr>
      <w:r w:rsidRPr="001411D3">
        <w:rPr>
          <w:rFonts w:ascii="黑体" w:eastAsia="黑体" w:hint="eastAsia"/>
          <w:sz w:val="32"/>
          <w:szCs w:val="32"/>
        </w:rPr>
        <w:lastRenderedPageBreak/>
        <w:t>浙江工业大学</w:t>
      </w:r>
    </w:p>
    <w:p w:rsidR="00CC0BF0" w:rsidRPr="001411D3" w:rsidRDefault="00CC0BF0" w:rsidP="00CC0BF0">
      <w:pPr>
        <w:pStyle w:val="af6"/>
        <w:spacing w:line="360" w:lineRule="auto"/>
        <w:jc w:val="center"/>
        <w:rPr>
          <w:rFonts w:ascii="黑体" w:eastAsia="黑体"/>
          <w:sz w:val="32"/>
          <w:szCs w:val="32"/>
        </w:rPr>
      </w:pPr>
      <w:r w:rsidRPr="001411D3">
        <w:rPr>
          <w:rFonts w:ascii="黑体" w:eastAsia="黑体" w:hint="eastAsia"/>
          <w:sz w:val="32"/>
          <w:szCs w:val="32"/>
        </w:rPr>
        <w:t>本科生毕业设计(论文、创作)诚信承诺书</w:t>
      </w:r>
    </w:p>
    <w:p w:rsidR="00CC0BF0" w:rsidRPr="000F1A06" w:rsidRDefault="00CC0BF0" w:rsidP="00CC0BF0">
      <w:pPr>
        <w:spacing w:line="360" w:lineRule="auto"/>
        <w:rPr>
          <w:rFonts w:ascii="Calibri" w:hAnsi="Calibri"/>
          <w:sz w:val="28"/>
          <w:szCs w:val="28"/>
        </w:rPr>
      </w:pPr>
    </w:p>
    <w:p w:rsidR="00CC0BF0" w:rsidRPr="00C936CD" w:rsidRDefault="00CC0BF0" w:rsidP="00CC0BF0">
      <w:pPr>
        <w:spacing w:line="444" w:lineRule="auto"/>
        <w:rPr>
          <w:sz w:val="28"/>
          <w:szCs w:val="28"/>
        </w:rPr>
      </w:pPr>
      <w:r w:rsidRPr="00C936CD">
        <w:rPr>
          <w:rFonts w:hint="eastAsia"/>
          <w:sz w:val="28"/>
          <w:szCs w:val="28"/>
        </w:rPr>
        <w:t>本人慎重承诺和声明：</w:t>
      </w:r>
    </w:p>
    <w:p w:rsidR="00CC0BF0" w:rsidRPr="00547F77" w:rsidRDefault="00CC0BF0" w:rsidP="00EB5824">
      <w:pPr>
        <w:spacing w:line="444" w:lineRule="auto"/>
        <w:ind w:firstLineChars="200" w:firstLine="560"/>
        <w:rPr>
          <w:sz w:val="28"/>
          <w:szCs w:val="28"/>
        </w:rPr>
      </w:pPr>
      <w:r w:rsidRPr="00547F77">
        <w:rPr>
          <w:rFonts w:hint="eastAsia"/>
          <w:sz w:val="28"/>
          <w:szCs w:val="28"/>
        </w:rPr>
        <w:t>1.</w:t>
      </w:r>
      <w:r w:rsidRPr="00547F77">
        <w:rPr>
          <w:rFonts w:hint="eastAsia"/>
          <w:sz w:val="28"/>
          <w:szCs w:val="28"/>
        </w:rPr>
        <w:tab/>
      </w:r>
      <w:r w:rsidRPr="00547F77">
        <w:rPr>
          <w:rFonts w:hint="eastAsia"/>
          <w:sz w:val="28"/>
          <w:szCs w:val="28"/>
        </w:rPr>
        <w:t>本人在毕业设计（论文、创作）撰写过程中，严格遵守学校有关规定，恪守学术规范，所呈交的毕业设计（论文、创作）是在指导教师指导下独立完成的；</w:t>
      </w:r>
    </w:p>
    <w:p w:rsidR="00CC0BF0" w:rsidRPr="00547F77" w:rsidRDefault="00CC0BF0" w:rsidP="00CC0BF0">
      <w:pPr>
        <w:spacing w:line="444" w:lineRule="auto"/>
        <w:ind w:firstLineChars="200" w:firstLine="560"/>
        <w:rPr>
          <w:sz w:val="28"/>
          <w:szCs w:val="28"/>
        </w:rPr>
      </w:pPr>
      <w:r w:rsidRPr="00547F77">
        <w:rPr>
          <w:rFonts w:hint="eastAsia"/>
          <w:sz w:val="28"/>
          <w:szCs w:val="28"/>
        </w:rPr>
        <w:t>2.</w:t>
      </w:r>
      <w:r w:rsidRPr="00547F77">
        <w:rPr>
          <w:rFonts w:hint="eastAsia"/>
          <w:sz w:val="28"/>
          <w:szCs w:val="28"/>
        </w:rPr>
        <w:tab/>
      </w:r>
      <w:r w:rsidRPr="00547F77">
        <w:rPr>
          <w:rFonts w:hint="eastAsia"/>
          <w:sz w:val="28"/>
          <w:szCs w:val="28"/>
        </w:rPr>
        <w:t>毕业设计（论文、创作）中无抄袭、剽窃或不正当引用他人学术观点、思想和学术成果，无虚构、篡改试验结果、统计资料、伪造数据和运算程序等情况；</w:t>
      </w:r>
    </w:p>
    <w:p w:rsidR="00CC0BF0" w:rsidRDefault="00CC0BF0" w:rsidP="00CC0BF0">
      <w:pPr>
        <w:spacing w:line="444" w:lineRule="auto"/>
        <w:ind w:firstLineChars="200" w:firstLine="560"/>
        <w:rPr>
          <w:sz w:val="28"/>
          <w:szCs w:val="28"/>
        </w:rPr>
      </w:pPr>
      <w:r>
        <w:rPr>
          <w:rFonts w:hint="eastAsia"/>
          <w:sz w:val="28"/>
          <w:szCs w:val="28"/>
        </w:rPr>
        <w:t>3</w:t>
      </w:r>
      <w:r w:rsidRPr="00547F77">
        <w:rPr>
          <w:rFonts w:hint="eastAsia"/>
          <w:sz w:val="28"/>
          <w:szCs w:val="28"/>
        </w:rPr>
        <w:t>.</w:t>
      </w:r>
      <w:r w:rsidRPr="00547F77">
        <w:rPr>
          <w:rFonts w:hint="eastAsia"/>
          <w:sz w:val="28"/>
          <w:szCs w:val="28"/>
        </w:rPr>
        <w:tab/>
      </w:r>
      <w:r w:rsidRPr="00547F77">
        <w:rPr>
          <w:rFonts w:hint="eastAsia"/>
          <w:sz w:val="28"/>
          <w:szCs w:val="28"/>
        </w:rPr>
        <w:t>若有违反学术纪律的行为，本人愿意承担一切责任，并接受学校按有关规定给予的处理。</w:t>
      </w:r>
    </w:p>
    <w:p w:rsidR="00CC0BF0" w:rsidRDefault="00CC0BF0" w:rsidP="00CC0BF0">
      <w:pPr>
        <w:spacing w:line="480" w:lineRule="auto"/>
        <w:ind w:firstLineChars="200" w:firstLine="560"/>
        <w:rPr>
          <w:sz w:val="28"/>
          <w:szCs w:val="28"/>
        </w:rPr>
      </w:pPr>
    </w:p>
    <w:p w:rsidR="00CC0BF0" w:rsidRDefault="00CC0BF0" w:rsidP="00CC0BF0">
      <w:pPr>
        <w:spacing w:line="480" w:lineRule="auto"/>
        <w:ind w:firstLineChars="200" w:firstLine="560"/>
        <w:rPr>
          <w:sz w:val="28"/>
          <w:szCs w:val="28"/>
        </w:rPr>
      </w:pPr>
    </w:p>
    <w:p w:rsidR="00CC0BF0" w:rsidRDefault="00CC0BF0" w:rsidP="00CC0BF0">
      <w:pPr>
        <w:spacing w:line="480" w:lineRule="auto"/>
        <w:ind w:firstLineChars="1900" w:firstLine="5320"/>
        <w:rPr>
          <w:sz w:val="28"/>
          <w:szCs w:val="28"/>
        </w:rPr>
      </w:pPr>
    </w:p>
    <w:p w:rsidR="00CC0BF0" w:rsidRDefault="00CC0BF0" w:rsidP="00CC0BF0">
      <w:pPr>
        <w:spacing w:line="480" w:lineRule="auto"/>
        <w:ind w:firstLineChars="1900" w:firstLine="5320"/>
        <w:rPr>
          <w:sz w:val="28"/>
          <w:szCs w:val="28"/>
        </w:rPr>
      </w:pPr>
    </w:p>
    <w:p w:rsidR="00CC0BF0" w:rsidRPr="00547F77" w:rsidRDefault="00CC0BF0" w:rsidP="00CC0BF0">
      <w:pPr>
        <w:spacing w:line="480" w:lineRule="auto"/>
        <w:ind w:firstLineChars="1900" w:firstLine="5320"/>
        <w:rPr>
          <w:sz w:val="28"/>
          <w:szCs w:val="28"/>
        </w:rPr>
      </w:pPr>
      <w:r w:rsidRPr="00547F77">
        <w:rPr>
          <w:rFonts w:hint="eastAsia"/>
          <w:sz w:val="28"/>
          <w:szCs w:val="28"/>
        </w:rPr>
        <w:t>学生（签名）：</w:t>
      </w:r>
    </w:p>
    <w:p w:rsidR="00CC0BF0" w:rsidRPr="00547F77" w:rsidRDefault="00CC0BF0" w:rsidP="00CC0BF0">
      <w:pPr>
        <w:spacing w:line="480" w:lineRule="auto"/>
        <w:ind w:firstLineChars="200" w:firstLine="560"/>
        <w:rPr>
          <w:sz w:val="28"/>
          <w:szCs w:val="28"/>
        </w:rPr>
      </w:pPr>
    </w:p>
    <w:p w:rsidR="00CC0BF0" w:rsidRPr="00547F77" w:rsidRDefault="00CC0BF0" w:rsidP="00CC0BF0">
      <w:pPr>
        <w:spacing w:line="480" w:lineRule="auto"/>
        <w:ind w:firstLineChars="200" w:firstLine="560"/>
        <w:rPr>
          <w:sz w:val="28"/>
          <w:szCs w:val="28"/>
        </w:rPr>
      </w:pPr>
      <w:r w:rsidRPr="00547F77">
        <w:rPr>
          <w:rFonts w:hint="eastAsia"/>
          <w:sz w:val="28"/>
          <w:szCs w:val="28"/>
        </w:rPr>
        <w:t xml:space="preserve">                   </w:t>
      </w:r>
      <w:r>
        <w:rPr>
          <w:rFonts w:hint="eastAsia"/>
          <w:sz w:val="28"/>
          <w:szCs w:val="28"/>
        </w:rPr>
        <w:t xml:space="preserve">                   </w:t>
      </w:r>
      <w:r w:rsidRPr="00547F77">
        <w:rPr>
          <w:rFonts w:hint="eastAsia"/>
          <w:sz w:val="28"/>
          <w:szCs w:val="28"/>
        </w:rPr>
        <w:t>年</w:t>
      </w:r>
      <w:r w:rsidRPr="00547F77">
        <w:rPr>
          <w:rFonts w:hint="eastAsia"/>
          <w:sz w:val="28"/>
          <w:szCs w:val="28"/>
        </w:rPr>
        <w:t xml:space="preserve">    </w:t>
      </w:r>
      <w:r w:rsidRPr="00547F77">
        <w:rPr>
          <w:rFonts w:hint="eastAsia"/>
          <w:sz w:val="28"/>
          <w:szCs w:val="28"/>
        </w:rPr>
        <w:t>月</w:t>
      </w:r>
      <w:r w:rsidRPr="00547F77">
        <w:rPr>
          <w:rFonts w:hint="eastAsia"/>
          <w:sz w:val="28"/>
          <w:szCs w:val="28"/>
        </w:rPr>
        <w:t xml:space="preserve">     </w:t>
      </w:r>
      <w:r w:rsidRPr="00547F77">
        <w:rPr>
          <w:rFonts w:hint="eastAsia"/>
          <w:sz w:val="28"/>
          <w:szCs w:val="28"/>
        </w:rPr>
        <w:t>日</w:t>
      </w:r>
    </w:p>
    <w:p w:rsidR="00CC0BF0" w:rsidRPr="00CC0BF0" w:rsidRDefault="00CC0BF0" w:rsidP="00CC0BF0">
      <w:pPr>
        <w:ind w:firstLineChars="200" w:firstLine="560"/>
        <w:rPr>
          <w:rFonts w:asciiTheme="minorHAnsi" w:eastAsiaTheme="minorEastAsia" w:hAnsiTheme="minorHAnsi" w:cstheme="minorBidi"/>
          <w:sz w:val="28"/>
          <w:szCs w:val="28"/>
        </w:rPr>
      </w:pPr>
    </w:p>
    <w:p w:rsidR="00CC0BF0" w:rsidRPr="00CC0BF0" w:rsidRDefault="00CC0BF0" w:rsidP="00CC0BF0">
      <w:pPr>
        <w:rPr>
          <w:rFonts w:asciiTheme="minorHAnsi" w:eastAsiaTheme="minorEastAsia" w:hAnsiTheme="minorHAnsi" w:cstheme="minorBidi"/>
          <w:szCs w:val="22"/>
        </w:rPr>
      </w:pPr>
    </w:p>
    <w:p w:rsidR="00CC0BF0" w:rsidRDefault="00CC0BF0" w:rsidP="00CC0BF0">
      <w:pPr>
        <w:pStyle w:val="a3"/>
        <w:adjustRightInd w:val="0"/>
        <w:snapToGrid w:val="0"/>
        <w:spacing w:line="300" w:lineRule="auto"/>
        <w:rPr>
          <w:sz w:val="36"/>
          <w:szCs w:val="36"/>
        </w:rPr>
      </w:pPr>
    </w:p>
    <w:p w:rsidR="00A0697D" w:rsidRDefault="00A0697D" w:rsidP="00A0697D"/>
    <w:p w:rsidR="00A0697D" w:rsidRDefault="00A0697D" w:rsidP="00A0697D"/>
    <w:p w:rsidR="00A0697D" w:rsidRDefault="007372F9" w:rsidP="00A0697D">
      <w:r>
        <w:object w:dxaOrig="8925" w:dyaOrig="12631">
          <v:shape id="_x0000_i1025" type="#_x0000_t75" style="width:446.25pt;height:631.5pt" o:ole="">
            <v:imagedata r:id="rId10" o:title=""/>
          </v:shape>
          <o:OLEObject Type="Embed" ProgID="AcroExch.Document.7" ShapeID="_x0000_i1025" DrawAspect="Content" ObjectID="_1558862279" r:id="rId11"/>
        </w:object>
      </w:r>
    </w:p>
    <w:p w:rsidR="00A0697D" w:rsidRDefault="00A0697D" w:rsidP="00A0697D"/>
    <w:p w:rsidR="00A0697D" w:rsidRDefault="00A0697D" w:rsidP="00A0697D"/>
    <w:p w:rsidR="00A0697D" w:rsidRDefault="00A0697D" w:rsidP="00A0697D"/>
    <w:p w:rsidR="00A0697D" w:rsidRDefault="00A0697D" w:rsidP="00A0697D"/>
    <w:p w:rsidR="00E5019C" w:rsidRPr="00E5019C" w:rsidRDefault="00E5019C" w:rsidP="00E5019C">
      <w:pPr>
        <w:numPr>
          <w:ins w:id="0" w:author="Tiger" w:date="2012-05-11T10:42:00Z"/>
        </w:numPr>
        <w:sectPr w:rsidR="00E5019C" w:rsidRPr="00E5019C" w:rsidSect="00A0697D">
          <w:headerReference w:type="default" r:id="rId12"/>
          <w:footerReference w:type="even" r:id="rId13"/>
          <w:footerReference w:type="default" r:id="rId14"/>
          <w:footerReference w:type="first" r:id="rId15"/>
          <w:pgSz w:w="11906" w:h="16838" w:code="9"/>
          <w:pgMar w:top="1440" w:right="1440" w:bottom="1440" w:left="1440" w:header="907" w:footer="907" w:gutter="0"/>
          <w:pgNumType w:fmt="upperRoman" w:start="1"/>
          <w:cols w:space="425"/>
          <w:docGrid w:linePitch="312"/>
        </w:sectPr>
      </w:pPr>
    </w:p>
    <w:p w:rsidR="00DA2141" w:rsidRPr="00C13DA8" w:rsidRDefault="00C13DA8" w:rsidP="007372F9">
      <w:pPr>
        <w:pageBreakBefore/>
        <w:adjustRightInd w:val="0"/>
        <w:snapToGrid w:val="0"/>
        <w:spacing w:before="600" w:after="400"/>
        <w:jc w:val="center"/>
        <w:rPr>
          <w:rFonts w:eastAsia="黑体"/>
          <w:b/>
          <w:sz w:val="36"/>
          <w:szCs w:val="36"/>
        </w:rPr>
      </w:pPr>
      <w:r>
        <w:rPr>
          <w:rFonts w:eastAsia="黑体" w:hint="eastAsia"/>
          <w:b/>
          <w:sz w:val="36"/>
          <w:szCs w:val="36"/>
        </w:rPr>
        <w:lastRenderedPageBreak/>
        <w:t>大</w:t>
      </w:r>
      <w:r>
        <w:rPr>
          <w:rFonts w:ascii="黑体" w:eastAsia="黑体" w:hint="eastAsia"/>
          <w:b/>
          <w:bCs/>
          <w:sz w:val="36"/>
          <w:szCs w:val="36"/>
        </w:rPr>
        <w:t>规模网络路由的传输线路选择算法研究</w:t>
      </w:r>
    </w:p>
    <w:p w:rsidR="00DA2141" w:rsidRDefault="00607AE8" w:rsidP="00C76AA7">
      <w:pPr>
        <w:pStyle w:val="10"/>
        <w:adjustRightInd w:val="0"/>
        <w:snapToGrid w:val="0"/>
        <w:ind w:left="0" w:firstLineChars="0" w:firstLine="0"/>
      </w:pPr>
      <w:bookmarkStart w:id="1" w:name="_Toc484106704"/>
      <w:bookmarkStart w:id="2" w:name="_Toc149190038"/>
      <w:r>
        <w:rPr>
          <w:rFonts w:hint="eastAsia"/>
        </w:rPr>
        <w:t xml:space="preserve">摘 </w:t>
      </w:r>
      <w:r w:rsidR="00E31B3D">
        <w:rPr>
          <w:rFonts w:hint="eastAsia"/>
        </w:rPr>
        <w:t xml:space="preserve"> </w:t>
      </w:r>
      <w:r>
        <w:rPr>
          <w:rFonts w:hint="eastAsia"/>
        </w:rPr>
        <w:t>要</w:t>
      </w:r>
      <w:bookmarkEnd w:id="1"/>
      <w:r>
        <w:rPr>
          <w:rFonts w:hint="eastAsia"/>
        </w:rPr>
        <w:t xml:space="preserve"> </w:t>
      </w:r>
    </w:p>
    <w:bookmarkEnd w:id="2"/>
    <w:p w:rsidR="00BB4334" w:rsidRPr="00BB4334" w:rsidRDefault="00BB4334" w:rsidP="00BB4334">
      <w:pPr>
        <w:spacing w:line="360" w:lineRule="auto"/>
        <w:ind w:firstLineChars="200" w:firstLine="480"/>
        <w:rPr>
          <w:sz w:val="24"/>
        </w:rPr>
      </w:pPr>
      <w:r w:rsidRPr="00BB4334">
        <w:rPr>
          <w:rFonts w:hint="eastAsia"/>
          <w:sz w:val="24"/>
        </w:rPr>
        <w:t>近年来，随着通讯和云计算的发展，网络信息在</w:t>
      </w:r>
      <w:r w:rsidRPr="00BB4334">
        <w:rPr>
          <w:rFonts w:hint="eastAsia"/>
          <w:sz w:val="24"/>
        </w:rPr>
        <w:t>IP</w:t>
      </w:r>
      <w:r w:rsidRPr="00BB4334">
        <w:rPr>
          <w:rFonts w:hint="eastAsia"/>
          <w:sz w:val="24"/>
        </w:rPr>
        <w:t>层传输时，对速度和时间的要求愈发严格。特别是在大规模路由中选择一条尽可能短的通路时，需要一个优良、高效率的算法，以满足工业及商业需要。这个问题可转化为最短路径问题，该问题已经出现了许多经典或成熟的算法。但由于路由传输的一些特性，需要为该问题添加一些限定条件。在这一背景下，本文在建立数据结构中图模型的基础上，对添加限定条件的最短路问题进行研究，并根据算法编写出测试程序，通过测试环境对算法进行验证。本文的主要研究工作如下：</w:t>
      </w:r>
    </w:p>
    <w:p w:rsidR="00BB4334" w:rsidRPr="00BB4334" w:rsidRDefault="00BB4334" w:rsidP="00BB4334">
      <w:pPr>
        <w:spacing w:line="360" w:lineRule="auto"/>
        <w:ind w:firstLineChars="200" w:firstLine="480"/>
        <w:rPr>
          <w:sz w:val="24"/>
        </w:rPr>
      </w:pPr>
      <w:r w:rsidRPr="00BB4334">
        <w:rPr>
          <w:rFonts w:hint="eastAsia"/>
          <w:sz w:val="24"/>
        </w:rPr>
        <w:t>（</w:t>
      </w:r>
      <w:r w:rsidRPr="00BB4334">
        <w:rPr>
          <w:rFonts w:hint="eastAsia"/>
          <w:sz w:val="24"/>
        </w:rPr>
        <w:t>1</w:t>
      </w:r>
      <w:r w:rsidR="00BE1137">
        <w:rPr>
          <w:rFonts w:hint="eastAsia"/>
          <w:sz w:val="24"/>
        </w:rPr>
        <w:t>）</w:t>
      </w:r>
      <w:r w:rsidRPr="00BB4334">
        <w:rPr>
          <w:rFonts w:hint="eastAsia"/>
          <w:sz w:val="24"/>
        </w:rPr>
        <w:t>设计并给出严谨的概念定义和问题定义，以便理解算法，并给出输入输出的格式，通过一个例子，来便于该问题的理解。</w:t>
      </w:r>
    </w:p>
    <w:p w:rsidR="00BB4334" w:rsidRPr="00BB4334" w:rsidRDefault="00BB4334" w:rsidP="00BB4334">
      <w:pPr>
        <w:spacing w:line="360" w:lineRule="auto"/>
        <w:ind w:firstLineChars="200" w:firstLine="480"/>
        <w:rPr>
          <w:sz w:val="24"/>
        </w:rPr>
      </w:pPr>
      <w:r w:rsidRPr="00BB4334">
        <w:rPr>
          <w:rFonts w:hint="eastAsia"/>
          <w:sz w:val="24"/>
        </w:rPr>
        <w:t>（</w:t>
      </w:r>
      <w:r w:rsidRPr="00BB4334">
        <w:rPr>
          <w:rFonts w:hint="eastAsia"/>
          <w:sz w:val="24"/>
        </w:rPr>
        <w:t>2</w:t>
      </w:r>
      <w:r w:rsidRPr="00BB4334">
        <w:rPr>
          <w:rFonts w:hint="eastAsia"/>
          <w:sz w:val="24"/>
        </w:rPr>
        <w:t>）</w:t>
      </w:r>
      <w:r w:rsidR="00BE1137">
        <w:rPr>
          <w:rFonts w:hint="eastAsia"/>
          <w:sz w:val="24"/>
        </w:rPr>
        <w:t>介绍该算法的预备知识。先粗略介绍算法</w:t>
      </w:r>
      <w:r w:rsidRPr="00BB4334">
        <w:rPr>
          <w:rFonts w:hint="eastAsia"/>
          <w:sz w:val="24"/>
        </w:rPr>
        <w:t>整体思想，再介绍经典</w:t>
      </w:r>
      <w:r w:rsidR="00BE1137">
        <w:rPr>
          <w:rFonts w:hint="eastAsia"/>
          <w:sz w:val="24"/>
        </w:rPr>
        <w:t>寻路</w:t>
      </w:r>
      <w:r w:rsidRPr="00BB4334">
        <w:rPr>
          <w:rFonts w:hint="eastAsia"/>
          <w:sz w:val="24"/>
        </w:rPr>
        <w:t>算法的概念和用法，接着介绍深度搜索</w:t>
      </w:r>
      <w:r w:rsidRPr="00BB4334">
        <w:rPr>
          <w:rFonts w:hint="eastAsia"/>
          <w:sz w:val="24"/>
        </w:rPr>
        <w:t>DFS</w:t>
      </w:r>
      <w:r w:rsidR="00BE1137">
        <w:rPr>
          <w:rFonts w:hint="eastAsia"/>
          <w:sz w:val="24"/>
        </w:rPr>
        <w:t>的概念和定义，以及需要提及的贪心思想等。</w:t>
      </w:r>
    </w:p>
    <w:p w:rsidR="00BB4334" w:rsidRPr="00BB4334" w:rsidRDefault="00BB4334" w:rsidP="00BB4334">
      <w:pPr>
        <w:spacing w:line="360" w:lineRule="auto"/>
        <w:ind w:firstLineChars="200" w:firstLine="480"/>
        <w:rPr>
          <w:sz w:val="24"/>
        </w:rPr>
      </w:pPr>
      <w:r w:rsidRPr="00BB4334">
        <w:rPr>
          <w:rFonts w:hint="eastAsia"/>
          <w:sz w:val="24"/>
        </w:rPr>
        <w:t>（</w:t>
      </w:r>
      <w:r w:rsidRPr="00BB4334">
        <w:rPr>
          <w:rFonts w:hint="eastAsia"/>
          <w:sz w:val="24"/>
        </w:rPr>
        <w:t>3</w:t>
      </w:r>
      <w:r w:rsidRPr="00BB4334">
        <w:rPr>
          <w:rFonts w:hint="eastAsia"/>
          <w:sz w:val="24"/>
        </w:rPr>
        <w:t>）详细介绍算法的原理。先描述算法的原理、流程，并给出伪代码和流程图，接着给出一个例子，演示算法的运行过程。最后给出算法时间复杂度分析。</w:t>
      </w:r>
    </w:p>
    <w:p w:rsidR="008727FE" w:rsidRPr="00BB4334" w:rsidRDefault="00BB4334" w:rsidP="00BB4334">
      <w:pPr>
        <w:spacing w:line="360" w:lineRule="auto"/>
        <w:ind w:firstLineChars="200" w:firstLine="480"/>
        <w:rPr>
          <w:sz w:val="24"/>
        </w:rPr>
      </w:pPr>
      <w:r w:rsidRPr="00BB4334">
        <w:rPr>
          <w:rFonts w:hint="eastAsia"/>
          <w:sz w:val="24"/>
        </w:rPr>
        <w:t>（</w:t>
      </w:r>
      <w:r w:rsidRPr="00BB4334">
        <w:rPr>
          <w:rFonts w:hint="eastAsia"/>
          <w:sz w:val="24"/>
        </w:rPr>
        <w:t>4</w:t>
      </w:r>
      <w:r w:rsidRPr="00BB4334">
        <w:rPr>
          <w:rFonts w:hint="eastAsia"/>
          <w:sz w:val="24"/>
        </w:rPr>
        <w:t>）通过测试结果，分析算法的可行性和普适性。</w:t>
      </w:r>
    </w:p>
    <w:p w:rsidR="00BB4334" w:rsidRPr="00BB4334" w:rsidRDefault="00BB4334" w:rsidP="00BB4334">
      <w:pPr>
        <w:spacing w:line="360" w:lineRule="auto"/>
        <w:ind w:firstLineChars="200" w:firstLine="482"/>
        <w:rPr>
          <w:rFonts w:eastAsia="黑体"/>
          <w:b/>
          <w:sz w:val="24"/>
        </w:rPr>
      </w:pPr>
    </w:p>
    <w:p w:rsidR="00607AE8" w:rsidRPr="000D4886" w:rsidRDefault="00607AE8" w:rsidP="006E3879">
      <w:pPr>
        <w:spacing w:line="360" w:lineRule="auto"/>
        <w:ind w:firstLineChars="227" w:firstLine="547"/>
        <w:rPr>
          <w:sz w:val="24"/>
        </w:rPr>
      </w:pPr>
      <w:r w:rsidRPr="000D4886">
        <w:rPr>
          <w:rFonts w:eastAsia="黑体"/>
          <w:b/>
          <w:sz w:val="24"/>
        </w:rPr>
        <w:t>关键词</w:t>
      </w:r>
      <w:r w:rsidR="00A74886" w:rsidRPr="000D4886">
        <w:rPr>
          <w:rFonts w:eastAsia="黑体"/>
          <w:sz w:val="24"/>
        </w:rPr>
        <w:t>：</w:t>
      </w:r>
      <w:r w:rsidR="00BB4334">
        <w:rPr>
          <w:rFonts w:hAnsi="宋体" w:hint="eastAsia"/>
          <w:sz w:val="24"/>
        </w:rPr>
        <w:t>路由选择，单源最短路径，旅行商问题，</w:t>
      </w:r>
      <w:r w:rsidR="00BB4334">
        <w:rPr>
          <w:rFonts w:hAnsi="宋体" w:hint="eastAsia"/>
          <w:sz w:val="24"/>
        </w:rPr>
        <w:t>Dijkstra</w:t>
      </w:r>
      <w:r w:rsidR="00BB4334">
        <w:rPr>
          <w:rFonts w:hAnsi="宋体" w:hint="eastAsia"/>
          <w:sz w:val="24"/>
        </w:rPr>
        <w:t>算法，</w:t>
      </w:r>
      <w:r w:rsidR="00BB4334">
        <w:rPr>
          <w:rFonts w:hAnsi="宋体" w:hint="eastAsia"/>
          <w:sz w:val="24"/>
        </w:rPr>
        <w:t>DFS</w:t>
      </w:r>
      <w:r w:rsidR="00BB4334">
        <w:rPr>
          <w:rFonts w:hAnsi="宋体" w:hint="eastAsia"/>
          <w:sz w:val="24"/>
        </w:rPr>
        <w:t>深度搜索</w:t>
      </w:r>
    </w:p>
    <w:p w:rsidR="005769E1" w:rsidRPr="006F28E0" w:rsidRDefault="000F1DD3" w:rsidP="00C76AA7">
      <w:pPr>
        <w:pStyle w:val="a3"/>
        <w:adjustRightInd w:val="0"/>
        <w:snapToGrid w:val="0"/>
        <w:spacing w:before="600" w:after="400"/>
        <w:jc w:val="center"/>
        <w:rPr>
          <w:rFonts w:ascii="宋体" w:hAnsi="宋体"/>
          <w:caps/>
        </w:rPr>
      </w:pPr>
      <w:r>
        <w:rPr>
          <w:rFonts w:ascii="宋体" w:hAnsi="宋体"/>
        </w:rPr>
        <w:br w:type="page"/>
      </w:r>
      <w:r w:rsidR="00C13DA8" w:rsidRPr="006F28E0">
        <w:rPr>
          <w:b/>
          <w:caps/>
          <w:color w:val="000000"/>
          <w:sz w:val="36"/>
          <w:szCs w:val="36"/>
        </w:rPr>
        <w:lastRenderedPageBreak/>
        <w:t>R</w:t>
      </w:r>
      <w:r w:rsidR="006F28E0" w:rsidRPr="006F28E0">
        <w:rPr>
          <w:rFonts w:hint="eastAsia"/>
          <w:b/>
          <w:caps/>
          <w:color w:val="000000"/>
          <w:sz w:val="36"/>
          <w:szCs w:val="36"/>
        </w:rPr>
        <w:t>ESE</w:t>
      </w:r>
      <w:r w:rsidR="00C13DA8" w:rsidRPr="006F28E0">
        <w:rPr>
          <w:b/>
          <w:caps/>
          <w:color w:val="000000"/>
          <w:sz w:val="36"/>
          <w:szCs w:val="36"/>
        </w:rPr>
        <w:t>arch on Transmission Line Selection Algorithm for Large Scale Network Routing</w:t>
      </w:r>
    </w:p>
    <w:p w:rsidR="00607AE8" w:rsidRPr="00A34DD4" w:rsidRDefault="00607AE8" w:rsidP="00C13DA8">
      <w:pPr>
        <w:pStyle w:val="10"/>
        <w:spacing w:line="240" w:lineRule="auto"/>
        <w:ind w:left="1079" w:hanging="1079"/>
        <w:rPr>
          <w:rFonts w:ascii="Times New Roman"/>
        </w:rPr>
      </w:pPr>
      <w:bookmarkStart w:id="3" w:name="_Toc484106705"/>
      <w:r w:rsidRPr="000649FE">
        <w:rPr>
          <w:rFonts w:ascii="Times New Roman"/>
        </w:rPr>
        <w:t>ABSTRACT</w:t>
      </w:r>
      <w:bookmarkEnd w:id="3"/>
    </w:p>
    <w:p w:rsidR="00C13DA8" w:rsidRPr="00C13DA8" w:rsidRDefault="00C13DA8" w:rsidP="00300E6A">
      <w:pPr>
        <w:spacing w:line="360" w:lineRule="auto"/>
        <w:ind w:firstLineChars="200" w:firstLine="480"/>
        <w:rPr>
          <w:kern w:val="0"/>
          <w:sz w:val="24"/>
        </w:rPr>
      </w:pPr>
      <w:r w:rsidRPr="00C13DA8">
        <w:rPr>
          <w:kern w:val="0"/>
          <w:sz w:val="24"/>
        </w:rPr>
        <w:t xml:space="preserve">In recent years, </w:t>
      </w:r>
      <w:r w:rsidRPr="00360249">
        <w:rPr>
          <w:kern w:val="0"/>
          <w:sz w:val="24"/>
        </w:rPr>
        <w:t xml:space="preserve">with the development of communication and cloud computing, </w:t>
      </w:r>
      <w:r w:rsidR="00C87D96">
        <w:rPr>
          <w:rFonts w:hint="eastAsia"/>
          <w:kern w:val="0"/>
          <w:sz w:val="24"/>
        </w:rPr>
        <w:t xml:space="preserve">when </w:t>
      </w:r>
      <w:r w:rsidRPr="00360249">
        <w:rPr>
          <w:kern w:val="0"/>
          <w:sz w:val="24"/>
        </w:rPr>
        <w:t xml:space="preserve">network information </w:t>
      </w:r>
      <w:r w:rsidR="00C87D96">
        <w:rPr>
          <w:rFonts w:hint="eastAsia"/>
          <w:kern w:val="0"/>
          <w:sz w:val="24"/>
        </w:rPr>
        <w:t xml:space="preserve">transmit </w:t>
      </w:r>
      <w:r w:rsidR="00C87D96">
        <w:rPr>
          <w:kern w:val="0"/>
          <w:sz w:val="24"/>
        </w:rPr>
        <w:t>in the IP layer</w:t>
      </w:r>
      <w:r w:rsidRPr="00360249">
        <w:rPr>
          <w:kern w:val="0"/>
          <w:sz w:val="24"/>
        </w:rPr>
        <w:t>, the speed and time requirements become more stringent</w:t>
      </w:r>
      <w:r w:rsidRPr="00C13DA8">
        <w:rPr>
          <w:kern w:val="0"/>
          <w:sz w:val="24"/>
        </w:rPr>
        <w:t>. In particular, when selecting a shortest path in a large-scale route, an excellent and effic</w:t>
      </w:r>
      <w:r w:rsidR="00C87D96">
        <w:rPr>
          <w:kern w:val="0"/>
          <w:sz w:val="24"/>
        </w:rPr>
        <w:t xml:space="preserve">ient algorithm is needed to </w:t>
      </w:r>
      <w:r w:rsidR="00C87D96">
        <w:rPr>
          <w:rFonts w:hint="eastAsia"/>
          <w:kern w:val="0"/>
          <w:sz w:val="24"/>
        </w:rPr>
        <w:t>meet</w:t>
      </w:r>
      <w:r w:rsidR="00C87D96">
        <w:rPr>
          <w:kern w:val="0"/>
          <w:sz w:val="24"/>
        </w:rPr>
        <w:t xml:space="preserve"> industrial and business</w:t>
      </w:r>
      <w:r w:rsidR="00C87D96">
        <w:rPr>
          <w:rFonts w:hint="eastAsia"/>
          <w:kern w:val="0"/>
          <w:sz w:val="24"/>
        </w:rPr>
        <w:t xml:space="preserve"> demand</w:t>
      </w:r>
      <w:r w:rsidRPr="00C13DA8">
        <w:rPr>
          <w:kern w:val="0"/>
          <w:sz w:val="24"/>
        </w:rPr>
        <w:t>. This problem can be transformed into the shortest path problem, and the problem has arisen with many classical or mature algorithms</w:t>
      </w:r>
      <w:r w:rsidR="00360249" w:rsidRPr="00360249">
        <w:rPr>
          <w:kern w:val="0"/>
          <w:sz w:val="24"/>
        </w:rPr>
        <w:t xml:space="preserve">. However, </w:t>
      </w:r>
      <w:r w:rsidR="00360249" w:rsidRPr="00360249">
        <w:rPr>
          <w:rFonts w:hint="eastAsia"/>
          <w:kern w:val="0"/>
          <w:sz w:val="24"/>
        </w:rPr>
        <w:t xml:space="preserve">we </w:t>
      </w:r>
      <w:r w:rsidRPr="00360249">
        <w:rPr>
          <w:kern w:val="0"/>
          <w:sz w:val="24"/>
        </w:rPr>
        <w:t>need to add some restrictions for the problem</w:t>
      </w:r>
      <w:r w:rsidR="00360249" w:rsidRPr="00360249">
        <w:rPr>
          <w:rFonts w:hint="eastAsia"/>
          <w:kern w:val="0"/>
          <w:sz w:val="24"/>
        </w:rPr>
        <w:t xml:space="preserve"> because of</w:t>
      </w:r>
      <w:r w:rsidR="00360249" w:rsidRPr="00360249">
        <w:rPr>
          <w:kern w:val="0"/>
          <w:sz w:val="24"/>
        </w:rPr>
        <w:t xml:space="preserve"> some</w:t>
      </w:r>
      <w:r w:rsidR="00360249" w:rsidRPr="00360249">
        <w:rPr>
          <w:rFonts w:hint="eastAsia"/>
          <w:kern w:val="0"/>
          <w:sz w:val="24"/>
        </w:rPr>
        <w:t xml:space="preserve"> </w:t>
      </w:r>
      <w:r w:rsidR="00360249" w:rsidRPr="00360249">
        <w:rPr>
          <w:kern w:val="0"/>
          <w:sz w:val="24"/>
        </w:rPr>
        <w:t>characteristics of routing transmission</w:t>
      </w:r>
      <w:r w:rsidRPr="00360249">
        <w:rPr>
          <w:kern w:val="0"/>
          <w:sz w:val="24"/>
        </w:rPr>
        <w:t>. I</w:t>
      </w:r>
      <w:r w:rsidRPr="00C13DA8">
        <w:rPr>
          <w:kern w:val="0"/>
          <w:sz w:val="24"/>
        </w:rPr>
        <w:t>n this context, based on the establishment of the graph model in the data structure, the shortest path problem of adding qualified conditions is studied,</w:t>
      </w:r>
      <w:r w:rsidRPr="00360249">
        <w:rPr>
          <w:kern w:val="0"/>
          <w:sz w:val="24"/>
        </w:rPr>
        <w:t xml:space="preserve"> and the test program is written according to the algorithm, and the algorithm is verified by the test environment</w:t>
      </w:r>
      <w:r w:rsidR="00BE1137" w:rsidRPr="00360249">
        <w:rPr>
          <w:kern w:val="0"/>
          <w:sz w:val="24"/>
        </w:rPr>
        <w:t xml:space="preserve">. </w:t>
      </w:r>
      <w:r w:rsidR="00BE1137">
        <w:rPr>
          <w:kern w:val="0"/>
          <w:sz w:val="24"/>
        </w:rPr>
        <w:t>The main work</w:t>
      </w:r>
      <w:r w:rsidR="00BE1137">
        <w:rPr>
          <w:rFonts w:hint="eastAsia"/>
          <w:kern w:val="0"/>
          <w:sz w:val="24"/>
        </w:rPr>
        <w:t>s</w:t>
      </w:r>
      <w:r w:rsidR="00BE1137">
        <w:rPr>
          <w:kern w:val="0"/>
          <w:sz w:val="24"/>
        </w:rPr>
        <w:t xml:space="preserve"> of this paper </w:t>
      </w:r>
      <w:r w:rsidR="00BE1137">
        <w:rPr>
          <w:rFonts w:hint="eastAsia"/>
          <w:kern w:val="0"/>
          <w:sz w:val="24"/>
        </w:rPr>
        <w:t>are</w:t>
      </w:r>
      <w:r w:rsidRPr="00C13DA8">
        <w:rPr>
          <w:kern w:val="0"/>
          <w:sz w:val="24"/>
        </w:rPr>
        <w:t xml:space="preserve"> as follows:</w:t>
      </w:r>
    </w:p>
    <w:p w:rsidR="00C13DA8" w:rsidRPr="00C13DA8" w:rsidRDefault="00C13DA8" w:rsidP="00C13DA8">
      <w:pPr>
        <w:spacing w:line="360" w:lineRule="auto"/>
        <w:ind w:firstLineChars="200" w:firstLine="480"/>
        <w:rPr>
          <w:kern w:val="0"/>
          <w:sz w:val="24"/>
        </w:rPr>
      </w:pPr>
      <w:r w:rsidRPr="00C13DA8">
        <w:rPr>
          <w:kern w:val="0"/>
          <w:sz w:val="24"/>
        </w:rPr>
        <w:t xml:space="preserve">(1) </w:t>
      </w:r>
      <w:r w:rsidR="00A56C2B">
        <w:rPr>
          <w:rFonts w:hint="eastAsia"/>
          <w:kern w:val="0"/>
          <w:sz w:val="24"/>
        </w:rPr>
        <w:t>D</w:t>
      </w:r>
      <w:r w:rsidRPr="00C13DA8">
        <w:rPr>
          <w:kern w:val="0"/>
          <w:sz w:val="24"/>
        </w:rPr>
        <w:t>esign and give a rigorous definition of the concept and the definition of the problem in order to understand the algorithm, and give the input and output format, through an example to facilitate the understanding of the problem.</w:t>
      </w:r>
    </w:p>
    <w:p w:rsidR="00C13DA8" w:rsidRPr="00C13DA8" w:rsidRDefault="00C13DA8" w:rsidP="00C13DA8">
      <w:pPr>
        <w:spacing w:line="360" w:lineRule="auto"/>
        <w:ind w:firstLineChars="200" w:firstLine="480"/>
        <w:rPr>
          <w:kern w:val="0"/>
          <w:sz w:val="24"/>
        </w:rPr>
      </w:pPr>
      <w:r w:rsidRPr="00C13DA8">
        <w:rPr>
          <w:kern w:val="0"/>
          <w:sz w:val="24"/>
        </w:rPr>
        <w:t>(2) Introduce the preliminary knowledge of the algorithm. First introduced the</w:t>
      </w:r>
      <w:r w:rsidR="00256228">
        <w:rPr>
          <w:kern w:val="0"/>
          <w:sz w:val="24"/>
        </w:rPr>
        <w:t xml:space="preserve"> concept of the overall idea of</w:t>
      </w:r>
      <w:r w:rsidR="00256228">
        <w:rPr>
          <w:rFonts w:hint="eastAsia"/>
          <w:kern w:val="0"/>
          <w:sz w:val="24"/>
        </w:rPr>
        <w:t xml:space="preserve"> </w:t>
      </w:r>
      <w:r w:rsidRPr="00C13DA8">
        <w:rPr>
          <w:kern w:val="0"/>
          <w:sz w:val="24"/>
        </w:rPr>
        <w:t>​​the algorithm, and then introduce the classic algorithm Dijkstra</w:t>
      </w:r>
      <w:r w:rsidR="00C87D96">
        <w:rPr>
          <w:kern w:val="0"/>
          <w:sz w:val="24"/>
        </w:rPr>
        <w:t>’</w:t>
      </w:r>
      <w:r w:rsidR="00C87D96">
        <w:rPr>
          <w:rFonts w:hint="eastAsia"/>
          <w:kern w:val="0"/>
          <w:sz w:val="24"/>
        </w:rPr>
        <w:t>s</w:t>
      </w:r>
      <w:r w:rsidRPr="00C13DA8">
        <w:rPr>
          <w:kern w:val="0"/>
          <w:sz w:val="24"/>
        </w:rPr>
        <w:t xml:space="preserve"> concept and usage, then introduce the </w:t>
      </w:r>
      <w:r w:rsidR="00C87D96">
        <w:rPr>
          <w:rFonts w:hint="eastAsia"/>
          <w:kern w:val="0"/>
          <w:sz w:val="24"/>
        </w:rPr>
        <w:t xml:space="preserve">concept of </w:t>
      </w:r>
      <w:r w:rsidRPr="00C13DA8">
        <w:rPr>
          <w:kern w:val="0"/>
          <w:sz w:val="24"/>
        </w:rPr>
        <w:t xml:space="preserve">depth </w:t>
      </w:r>
      <w:r w:rsidR="00C87D96">
        <w:rPr>
          <w:rFonts w:hint="eastAsia"/>
          <w:kern w:val="0"/>
          <w:sz w:val="24"/>
        </w:rPr>
        <w:t>search</w:t>
      </w:r>
      <w:r w:rsidR="00C87D96">
        <w:rPr>
          <w:kern w:val="0"/>
          <w:sz w:val="24"/>
        </w:rPr>
        <w:t xml:space="preserve"> tconcept </w:t>
      </w:r>
      <w:r w:rsidRPr="00C13DA8">
        <w:rPr>
          <w:kern w:val="0"/>
          <w:sz w:val="24"/>
        </w:rPr>
        <w:t>and definition, and finally tell our algorithm how to pre-processing input, which will design their own data structure.</w:t>
      </w:r>
    </w:p>
    <w:p w:rsidR="00C13DA8" w:rsidRPr="00C13DA8" w:rsidRDefault="00A56C2B" w:rsidP="00C13DA8">
      <w:pPr>
        <w:spacing w:line="360" w:lineRule="auto"/>
        <w:ind w:firstLineChars="200" w:firstLine="480"/>
        <w:rPr>
          <w:kern w:val="0"/>
          <w:sz w:val="24"/>
        </w:rPr>
      </w:pPr>
      <w:r>
        <w:rPr>
          <w:kern w:val="0"/>
          <w:sz w:val="24"/>
        </w:rPr>
        <w:t xml:space="preserve">(3) </w:t>
      </w:r>
      <w:r>
        <w:rPr>
          <w:rFonts w:hint="eastAsia"/>
          <w:kern w:val="0"/>
          <w:sz w:val="24"/>
        </w:rPr>
        <w:t>D</w:t>
      </w:r>
      <w:r w:rsidR="00C13DA8" w:rsidRPr="00C13DA8">
        <w:rPr>
          <w:kern w:val="0"/>
          <w:sz w:val="24"/>
        </w:rPr>
        <w:t>etails the principle of the algorithm. First describe the principle of the algorithm, the process, and give pseudo-code and flow chart, and then give an example of the operation of the demonstration algorithm. Finally, the time complexity analysis of the algorithm is given.</w:t>
      </w:r>
    </w:p>
    <w:p w:rsidR="006E3879" w:rsidRDefault="00A56C2B" w:rsidP="00C13DA8">
      <w:pPr>
        <w:spacing w:line="360" w:lineRule="auto"/>
        <w:ind w:firstLineChars="200" w:firstLine="480"/>
        <w:rPr>
          <w:sz w:val="28"/>
          <w:szCs w:val="28"/>
        </w:rPr>
      </w:pPr>
      <w:r>
        <w:rPr>
          <w:kern w:val="0"/>
          <w:sz w:val="24"/>
        </w:rPr>
        <w:t xml:space="preserve">(4) </w:t>
      </w:r>
      <w:r>
        <w:rPr>
          <w:rFonts w:hint="eastAsia"/>
          <w:kern w:val="0"/>
          <w:sz w:val="24"/>
        </w:rPr>
        <w:t>T</w:t>
      </w:r>
      <w:r w:rsidR="00C13DA8" w:rsidRPr="00C13DA8">
        <w:rPr>
          <w:kern w:val="0"/>
          <w:sz w:val="24"/>
        </w:rPr>
        <w:t>hrou</w:t>
      </w:r>
      <w:r w:rsidR="00A05349">
        <w:rPr>
          <w:kern w:val="0"/>
          <w:sz w:val="24"/>
        </w:rPr>
        <w:t>gh the test results, analys</w:t>
      </w:r>
      <w:r w:rsidR="00A05349">
        <w:rPr>
          <w:rFonts w:hint="eastAsia"/>
          <w:kern w:val="0"/>
          <w:sz w:val="24"/>
        </w:rPr>
        <w:t xml:space="preserve">e </w:t>
      </w:r>
      <w:r w:rsidR="00C13DA8" w:rsidRPr="00C13DA8">
        <w:rPr>
          <w:kern w:val="0"/>
          <w:sz w:val="24"/>
        </w:rPr>
        <w:t>the feasibility and universality of the algorithm.</w:t>
      </w:r>
    </w:p>
    <w:p w:rsidR="00607AE8" w:rsidRDefault="00A41753" w:rsidP="00300E6A">
      <w:pPr>
        <w:spacing w:line="360" w:lineRule="auto"/>
        <w:ind w:firstLineChars="200" w:firstLine="482"/>
        <w:rPr>
          <w:rFonts w:eastAsia="黑体"/>
          <w:sz w:val="24"/>
        </w:rPr>
      </w:pPr>
      <w:r w:rsidRPr="00A41753">
        <w:rPr>
          <w:rFonts w:eastAsia="黑体"/>
          <w:b/>
          <w:sz w:val="24"/>
        </w:rPr>
        <w:t>Key</w:t>
      </w:r>
      <w:r w:rsidRPr="00A41753">
        <w:rPr>
          <w:rFonts w:eastAsia="黑体" w:hint="eastAsia"/>
          <w:b/>
          <w:sz w:val="24"/>
        </w:rPr>
        <w:t xml:space="preserve"> </w:t>
      </w:r>
      <w:r w:rsidR="00607AE8" w:rsidRPr="00A41753">
        <w:rPr>
          <w:rFonts w:eastAsia="黑体"/>
          <w:b/>
          <w:sz w:val="24"/>
        </w:rPr>
        <w:t>Words</w:t>
      </w:r>
      <w:r w:rsidR="00607AE8" w:rsidRPr="00A41753">
        <w:rPr>
          <w:rFonts w:eastAsia="黑体"/>
          <w:sz w:val="24"/>
        </w:rPr>
        <w:t>:</w:t>
      </w:r>
      <w:r w:rsidR="001B56B3" w:rsidRPr="00A41753">
        <w:rPr>
          <w:rFonts w:eastAsia="黑体"/>
          <w:sz w:val="24"/>
        </w:rPr>
        <w:t xml:space="preserve"> </w:t>
      </w:r>
      <w:r w:rsidR="001B56B3">
        <w:rPr>
          <w:rFonts w:eastAsia="黑体" w:hint="eastAsia"/>
          <w:sz w:val="24"/>
        </w:rPr>
        <w:t xml:space="preserve"> </w:t>
      </w:r>
      <w:r w:rsidR="00D1036A">
        <w:rPr>
          <w:rFonts w:eastAsia="黑体" w:hint="eastAsia"/>
          <w:sz w:val="24"/>
        </w:rPr>
        <w:t>r</w:t>
      </w:r>
      <w:r w:rsidR="00C13DA8" w:rsidRPr="00C13DA8">
        <w:rPr>
          <w:rFonts w:eastAsia="黑体"/>
          <w:sz w:val="24"/>
        </w:rPr>
        <w:t>outing</w:t>
      </w:r>
      <w:r w:rsidR="00C13DA8">
        <w:rPr>
          <w:rFonts w:eastAsia="黑体" w:hint="eastAsia"/>
          <w:sz w:val="24"/>
        </w:rPr>
        <w:t xml:space="preserve"> </w:t>
      </w:r>
      <w:r w:rsidR="00D1036A">
        <w:rPr>
          <w:rFonts w:eastAsia="黑体" w:hint="eastAsia"/>
          <w:sz w:val="24"/>
        </w:rPr>
        <w:t>c</w:t>
      </w:r>
      <w:r w:rsidR="00C13DA8">
        <w:rPr>
          <w:rFonts w:eastAsia="黑体" w:hint="eastAsia"/>
          <w:sz w:val="24"/>
        </w:rPr>
        <w:t>hoice</w:t>
      </w:r>
      <w:r w:rsidR="00C13DA8" w:rsidRPr="00C13DA8">
        <w:rPr>
          <w:rFonts w:eastAsia="黑体"/>
          <w:sz w:val="24"/>
        </w:rPr>
        <w:t xml:space="preserve">, </w:t>
      </w:r>
      <w:r w:rsidR="00D1036A">
        <w:rPr>
          <w:rFonts w:eastAsia="黑体" w:hint="eastAsia"/>
          <w:sz w:val="24"/>
        </w:rPr>
        <w:t>s</w:t>
      </w:r>
      <w:r w:rsidR="00C13DA8" w:rsidRPr="00C13DA8">
        <w:rPr>
          <w:rFonts w:eastAsia="黑体"/>
          <w:sz w:val="24"/>
        </w:rPr>
        <w:t xml:space="preserve">ingle </w:t>
      </w:r>
      <w:r w:rsidR="00D1036A">
        <w:rPr>
          <w:rFonts w:eastAsia="黑体" w:hint="eastAsia"/>
          <w:sz w:val="24"/>
        </w:rPr>
        <w:t>s</w:t>
      </w:r>
      <w:r w:rsidR="00C13DA8" w:rsidRPr="00C13DA8">
        <w:rPr>
          <w:rFonts w:eastAsia="黑体"/>
          <w:sz w:val="24"/>
        </w:rPr>
        <w:t xml:space="preserve">ource </w:t>
      </w:r>
      <w:r w:rsidR="00D1036A">
        <w:rPr>
          <w:rFonts w:eastAsia="黑体" w:hint="eastAsia"/>
          <w:sz w:val="24"/>
        </w:rPr>
        <w:t>s</w:t>
      </w:r>
      <w:r w:rsidR="00C13DA8" w:rsidRPr="00C13DA8">
        <w:rPr>
          <w:rFonts w:eastAsia="黑体"/>
          <w:sz w:val="24"/>
        </w:rPr>
        <w:t xml:space="preserve">hortest </w:t>
      </w:r>
      <w:r w:rsidR="00D1036A">
        <w:rPr>
          <w:rFonts w:eastAsia="黑体" w:hint="eastAsia"/>
          <w:sz w:val="24"/>
        </w:rPr>
        <w:t>p</w:t>
      </w:r>
      <w:r w:rsidR="00C13DA8" w:rsidRPr="00C13DA8">
        <w:rPr>
          <w:rFonts w:eastAsia="黑体"/>
          <w:sz w:val="24"/>
        </w:rPr>
        <w:t xml:space="preserve">ath, </w:t>
      </w:r>
      <w:r w:rsidR="00D1036A">
        <w:rPr>
          <w:rFonts w:eastAsia="黑体" w:hint="eastAsia"/>
          <w:sz w:val="24"/>
        </w:rPr>
        <w:t>t</w:t>
      </w:r>
      <w:r w:rsidR="00C13DA8" w:rsidRPr="00C13DA8">
        <w:rPr>
          <w:rFonts w:eastAsia="黑体"/>
          <w:sz w:val="24"/>
        </w:rPr>
        <w:t xml:space="preserve">raveling </w:t>
      </w:r>
      <w:r w:rsidR="00D1036A">
        <w:rPr>
          <w:rFonts w:eastAsia="黑体" w:hint="eastAsia"/>
          <w:sz w:val="24"/>
        </w:rPr>
        <w:t>s</w:t>
      </w:r>
      <w:r w:rsidR="00C13DA8" w:rsidRPr="00C13DA8">
        <w:rPr>
          <w:rFonts w:eastAsia="黑体"/>
          <w:sz w:val="24"/>
        </w:rPr>
        <w:t xml:space="preserve">alesman </w:t>
      </w:r>
      <w:r w:rsidR="00D1036A">
        <w:rPr>
          <w:rFonts w:eastAsia="黑体" w:hint="eastAsia"/>
          <w:sz w:val="24"/>
        </w:rPr>
        <w:t>p</w:t>
      </w:r>
      <w:r w:rsidR="00D1036A">
        <w:rPr>
          <w:rFonts w:eastAsia="黑体"/>
          <w:sz w:val="24"/>
        </w:rPr>
        <w:t xml:space="preserve">roblem, </w:t>
      </w:r>
      <w:r w:rsidR="00D1036A">
        <w:rPr>
          <w:rFonts w:eastAsia="黑体" w:hint="eastAsia"/>
          <w:sz w:val="24"/>
        </w:rPr>
        <w:t>d</w:t>
      </w:r>
      <w:r w:rsidR="00D1036A">
        <w:rPr>
          <w:rFonts w:eastAsia="黑体"/>
          <w:sz w:val="24"/>
        </w:rPr>
        <w:t>ijkstra</w:t>
      </w:r>
      <w:r w:rsidR="00D1036A">
        <w:rPr>
          <w:rFonts w:eastAsia="黑体" w:hint="eastAsia"/>
          <w:sz w:val="24"/>
        </w:rPr>
        <w:t xml:space="preserve"> a</w:t>
      </w:r>
      <w:r w:rsidR="00C13DA8" w:rsidRPr="00C13DA8">
        <w:rPr>
          <w:rFonts w:eastAsia="黑体"/>
          <w:sz w:val="24"/>
        </w:rPr>
        <w:t xml:space="preserve">lgorithm, DFS </w:t>
      </w:r>
      <w:r w:rsidR="00D1036A">
        <w:rPr>
          <w:rFonts w:eastAsia="黑体" w:hint="eastAsia"/>
          <w:sz w:val="24"/>
        </w:rPr>
        <w:t>d</w:t>
      </w:r>
      <w:r w:rsidR="00C13DA8" w:rsidRPr="00C13DA8">
        <w:rPr>
          <w:rFonts w:eastAsia="黑体"/>
          <w:sz w:val="24"/>
        </w:rPr>
        <w:t xml:space="preserve">epth </w:t>
      </w:r>
      <w:r w:rsidR="00D1036A">
        <w:rPr>
          <w:rFonts w:eastAsia="黑体" w:hint="eastAsia"/>
          <w:sz w:val="24"/>
        </w:rPr>
        <w:t>s</w:t>
      </w:r>
      <w:r w:rsidR="00C13DA8" w:rsidRPr="00C13DA8">
        <w:rPr>
          <w:rFonts w:eastAsia="黑体"/>
          <w:sz w:val="24"/>
        </w:rPr>
        <w:t>earch</w:t>
      </w:r>
    </w:p>
    <w:p w:rsidR="00E5019C" w:rsidRDefault="00E5019C" w:rsidP="00E5019C">
      <w:pPr>
        <w:spacing w:line="360" w:lineRule="auto"/>
        <w:rPr>
          <w:rFonts w:eastAsia="黑体"/>
          <w:sz w:val="24"/>
        </w:rPr>
      </w:pPr>
      <w:r>
        <w:rPr>
          <w:rFonts w:eastAsia="黑体"/>
          <w:sz w:val="24"/>
        </w:rPr>
        <w:br w:type="page"/>
      </w:r>
    </w:p>
    <w:p w:rsidR="00A062D0" w:rsidRPr="009055CC" w:rsidRDefault="00607AE8" w:rsidP="00BE1137">
      <w:pPr>
        <w:pStyle w:val="a3"/>
        <w:adjustRightInd w:val="0"/>
        <w:snapToGrid w:val="0"/>
        <w:spacing w:before="600" w:line="480" w:lineRule="auto"/>
        <w:jc w:val="center"/>
        <w:rPr>
          <w:rStyle w:val="a8"/>
          <w:rFonts w:ascii="黑体" w:eastAsia="黑体"/>
          <w:color w:val="000000"/>
          <w:sz w:val="36"/>
          <w:szCs w:val="36"/>
          <w:u w:val="none"/>
        </w:rPr>
      </w:pPr>
      <w:r w:rsidRPr="00456291">
        <w:rPr>
          <w:rFonts w:ascii="黑体" w:eastAsia="黑体" w:hint="eastAsia"/>
          <w:b/>
          <w:color w:val="000000"/>
          <w:sz w:val="36"/>
          <w:szCs w:val="36"/>
        </w:rPr>
        <w:lastRenderedPageBreak/>
        <w:t>目</w:t>
      </w:r>
      <w:r w:rsidR="00007510" w:rsidRPr="00456291">
        <w:rPr>
          <w:rFonts w:ascii="黑体" w:eastAsia="黑体" w:hint="eastAsia"/>
          <w:b/>
          <w:color w:val="000000"/>
          <w:sz w:val="36"/>
          <w:szCs w:val="36"/>
        </w:rPr>
        <w:t xml:space="preserve">    </w:t>
      </w:r>
      <w:r w:rsidRPr="00456291">
        <w:rPr>
          <w:rFonts w:ascii="黑体" w:eastAsia="黑体" w:hint="eastAsia"/>
          <w:b/>
          <w:color w:val="000000"/>
          <w:sz w:val="36"/>
          <w:szCs w:val="36"/>
        </w:rPr>
        <w:t>录</w:t>
      </w:r>
    </w:p>
    <w:p w:rsidR="00A0697D" w:rsidRDefault="00075C6B">
      <w:pPr>
        <w:pStyle w:val="11"/>
        <w:rPr>
          <w:rFonts w:asciiTheme="minorHAnsi" w:eastAsiaTheme="minorEastAsia" w:hAnsiTheme="minorHAnsi" w:cstheme="minorBidi"/>
          <w:b w:val="0"/>
          <w:bCs w:val="0"/>
          <w:caps w:val="0"/>
          <w:noProof/>
          <w:sz w:val="21"/>
          <w:szCs w:val="22"/>
        </w:rPr>
      </w:pPr>
      <w:r w:rsidRPr="00075C6B">
        <w:fldChar w:fldCharType="begin"/>
      </w:r>
      <w:r w:rsidR="007A50C8">
        <w:instrText xml:space="preserve"> TOC \o "1-2" \h \z \t "</w:instrText>
      </w:r>
      <w:r w:rsidR="007A50C8">
        <w:instrText>标题</w:instrText>
      </w:r>
      <w:r w:rsidR="007A50C8">
        <w:instrText xml:space="preserve"> 3,3" </w:instrText>
      </w:r>
      <w:r w:rsidRPr="00075C6B">
        <w:fldChar w:fldCharType="separate"/>
      </w:r>
      <w:hyperlink w:anchor="_Toc484106704" w:history="1">
        <w:r w:rsidR="00A0697D" w:rsidRPr="00296A0D">
          <w:rPr>
            <w:rStyle w:val="a8"/>
            <w:rFonts w:hint="eastAsia"/>
            <w:noProof/>
          </w:rPr>
          <w:t>摘要</w:t>
        </w:r>
        <w:r w:rsidR="00A0697D">
          <w:rPr>
            <w:noProof/>
            <w:webHidden/>
          </w:rPr>
          <w:tab/>
        </w:r>
        <w:r>
          <w:rPr>
            <w:noProof/>
            <w:webHidden/>
          </w:rPr>
          <w:fldChar w:fldCharType="begin"/>
        </w:r>
        <w:r w:rsidR="00A0697D">
          <w:rPr>
            <w:noProof/>
            <w:webHidden/>
          </w:rPr>
          <w:instrText xml:space="preserve"> PAGEREF _Toc484106704 \h </w:instrText>
        </w:r>
        <w:r>
          <w:rPr>
            <w:noProof/>
            <w:webHidden/>
          </w:rPr>
        </w:r>
        <w:r>
          <w:rPr>
            <w:noProof/>
            <w:webHidden/>
          </w:rPr>
          <w:fldChar w:fldCharType="separate"/>
        </w:r>
        <w:r w:rsidR="00C134D7">
          <w:rPr>
            <w:noProof/>
            <w:webHidden/>
          </w:rPr>
          <w:t>I</w:t>
        </w:r>
        <w:r>
          <w:rPr>
            <w:noProof/>
            <w:webHidden/>
          </w:rPr>
          <w:fldChar w:fldCharType="end"/>
        </w:r>
      </w:hyperlink>
    </w:p>
    <w:p w:rsidR="00A0697D" w:rsidRDefault="00075C6B">
      <w:pPr>
        <w:pStyle w:val="11"/>
        <w:rPr>
          <w:rFonts w:asciiTheme="minorHAnsi" w:eastAsiaTheme="minorEastAsia" w:hAnsiTheme="minorHAnsi" w:cstheme="minorBidi"/>
          <w:b w:val="0"/>
          <w:bCs w:val="0"/>
          <w:caps w:val="0"/>
          <w:noProof/>
          <w:sz w:val="21"/>
          <w:szCs w:val="22"/>
        </w:rPr>
      </w:pPr>
      <w:hyperlink w:anchor="_Toc484106705" w:history="1">
        <w:r w:rsidR="00A0697D" w:rsidRPr="00296A0D">
          <w:rPr>
            <w:rStyle w:val="a8"/>
            <w:noProof/>
          </w:rPr>
          <w:t>ABSTRACT</w:t>
        </w:r>
        <w:r w:rsidR="00A0697D">
          <w:rPr>
            <w:noProof/>
            <w:webHidden/>
          </w:rPr>
          <w:tab/>
        </w:r>
        <w:r>
          <w:rPr>
            <w:noProof/>
            <w:webHidden/>
          </w:rPr>
          <w:fldChar w:fldCharType="begin"/>
        </w:r>
        <w:r w:rsidR="00A0697D">
          <w:rPr>
            <w:noProof/>
            <w:webHidden/>
          </w:rPr>
          <w:instrText xml:space="preserve"> PAGEREF _Toc484106705 \h </w:instrText>
        </w:r>
        <w:r>
          <w:rPr>
            <w:noProof/>
            <w:webHidden/>
          </w:rPr>
        </w:r>
        <w:r>
          <w:rPr>
            <w:noProof/>
            <w:webHidden/>
          </w:rPr>
          <w:fldChar w:fldCharType="separate"/>
        </w:r>
        <w:r w:rsidR="00C134D7">
          <w:rPr>
            <w:noProof/>
            <w:webHidden/>
          </w:rPr>
          <w:t>II</w:t>
        </w:r>
        <w:r>
          <w:rPr>
            <w:noProof/>
            <w:webHidden/>
          </w:rPr>
          <w:fldChar w:fldCharType="end"/>
        </w:r>
      </w:hyperlink>
    </w:p>
    <w:p w:rsidR="00A0697D" w:rsidRDefault="00075C6B">
      <w:pPr>
        <w:pStyle w:val="11"/>
        <w:rPr>
          <w:rFonts w:asciiTheme="minorHAnsi" w:eastAsiaTheme="minorEastAsia" w:hAnsiTheme="minorHAnsi" w:cstheme="minorBidi"/>
          <w:b w:val="0"/>
          <w:bCs w:val="0"/>
          <w:caps w:val="0"/>
          <w:noProof/>
          <w:sz w:val="21"/>
          <w:szCs w:val="22"/>
        </w:rPr>
      </w:pPr>
      <w:hyperlink w:anchor="_Toc484106706" w:history="1">
        <w:r w:rsidR="00A0697D" w:rsidRPr="00296A0D">
          <w:rPr>
            <w:rStyle w:val="a8"/>
            <w:rFonts w:hint="eastAsia"/>
            <w:noProof/>
          </w:rPr>
          <w:t>第</w:t>
        </w:r>
        <w:r w:rsidR="00A0697D" w:rsidRPr="00296A0D">
          <w:rPr>
            <w:rStyle w:val="a8"/>
            <w:noProof/>
          </w:rPr>
          <w:t>1</w:t>
        </w:r>
        <w:r w:rsidR="00A0697D" w:rsidRPr="00296A0D">
          <w:rPr>
            <w:rStyle w:val="a8"/>
            <w:rFonts w:hint="eastAsia"/>
            <w:noProof/>
          </w:rPr>
          <w:t>章</w:t>
        </w:r>
        <w:r w:rsidR="00A0697D" w:rsidRPr="00296A0D">
          <w:rPr>
            <w:rStyle w:val="a8"/>
            <w:noProof/>
          </w:rPr>
          <w:t xml:space="preserve">  </w:t>
        </w:r>
        <w:r w:rsidR="00A0697D" w:rsidRPr="00296A0D">
          <w:rPr>
            <w:rStyle w:val="a8"/>
            <w:rFonts w:hint="eastAsia"/>
            <w:noProof/>
          </w:rPr>
          <w:t>绪论</w:t>
        </w:r>
        <w:r w:rsidR="00A0697D">
          <w:rPr>
            <w:noProof/>
            <w:webHidden/>
          </w:rPr>
          <w:tab/>
        </w:r>
        <w:r>
          <w:rPr>
            <w:noProof/>
            <w:webHidden/>
          </w:rPr>
          <w:fldChar w:fldCharType="begin"/>
        </w:r>
        <w:r w:rsidR="00A0697D">
          <w:rPr>
            <w:noProof/>
            <w:webHidden/>
          </w:rPr>
          <w:instrText xml:space="preserve"> PAGEREF _Toc484106706 \h </w:instrText>
        </w:r>
        <w:r>
          <w:rPr>
            <w:noProof/>
            <w:webHidden/>
          </w:rPr>
        </w:r>
        <w:r>
          <w:rPr>
            <w:noProof/>
            <w:webHidden/>
          </w:rPr>
          <w:fldChar w:fldCharType="separate"/>
        </w:r>
        <w:r w:rsidR="00C134D7">
          <w:rPr>
            <w:noProof/>
            <w:webHidden/>
          </w:rPr>
          <w:t>1</w:t>
        </w:r>
        <w:r>
          <w:rPr>
            <w:noProof/>
            <w:webHidden/>
          </w:rPr>
          <w:fldChar w:fldCharType="end"/>
        </w:r>
      </w:hyperlink>
    </w:p>
    <w:p w:rsidR="00A0697D" w:rsidRDefault="00075C6B">
      <w:pPr>
        <w:pStyle w:val="21"/>
        <w:rPr>
          <w:rFonts w:asciiTheme="minorHAnsi" w:eastAsiaTheme="minorEastAsia" w:hAnsiTheme="minorHAnsi" w:cstheme="minorBidi"/>
          <w:smallCaps w:val="0"/>
          <w:noProof/>
          <w:szCs w:val="22"/>
        </w:rPr>
      </w:pPr>
      <w:hyperlink w:anchor="_Toc484106707" w:history="1">
        <w:r w:rsidR="00A0697D" w:rsidRPr="00296A0D">
          <w:rPr>
            <w:rStyle w:val="a8"/>
            <w:noProof/>
          </w:rPr>
          <w:t xml:space="preserve">1.1  </w:t>
        </w:r>
        <w:r w:rsidR="00A0697D" w:rsidRPr="00296A0D">
          <w:rPr>
            <w:rStyle w:val="a8"/>
            <w:rFonts w:hint="eastAsia"/>
            <w:noProof/>
          </w:rPr>
          <w:t>课题研究的背景和意义</w:t>
        </w:r>
        <w:r w:rsidR="00A0697D">
          <w:rPr>
            <w:noProof/>
            <w:webHidden/>
          </w:rPr>
          <w:tab/>
        </w:r>
        <w:r>
          <w:rPr>
            <w:noProof/>
            <w:webHidden/>
          </w:rPr>
          <w:fldChar w:fldCharType="begin"/>
        </w:r>
        <w:r w:rsidR="00A0697D">
          <w:rPr>
            <w:noProof/>
            <w:webHidden/>
          </w:rPr>
          <w:instrText xml:space="preserve"> PAGEREF _Toc484106707 \h </w:instrText>
        </w:r>
        <w:r>
          <w:rPr>
            <w:noProof/>
            <w:webHidden/>
          </w:rPr>
        </w:r>
        <w:r>
          <w:rPr>
            <w:noProof/>
            <w:webHidden/>
          </w:rPr>
          <w:fldChar w:fldCharType="separate"/>
        </w:r>
        <w:r w:rsidR="00C134D7">
          <w:rPr>
            <w:noProof/>
            <w:webHidden/>
          </w:rPr>
          <w:t>1</w:t>
        </w:r>
        <w:r>
          <w:rPr>
            <w:noProof/>
            <w:webHidden/>
          </w:rPr>
          <w:fldChar w:fldCharType="end"/>
        </w:r>
      </w:hyperlink>
    </w:p>
    <w:p w:rsidR="00A0697D" w:rsidRDefault="00075C6B">
      <w:pPr>
        <w:pStyle w:val="30"/>
        <w:rPr>
          <w:rFonts w:asciiTheme="minorHAnsi" w:eastAsiaTheme="minorEastAsia" w:hAnsiTheme="minorHAnsi" w:cstheme="minorBidi"/>
          <w:iCs w:val="0"/>
          <w:noProof/>
          <w:szCs w:val="22"/>
        </w:rPr>
      </w:pPr>
      <w:hyperlink w:anchor="_Toc484106708" w:history="1">
        <w:r w:rsidR="00A0697D" w:rsidRPr="00296A0D">
          <w:rPr>
            <w:rStyle w:val="a8"/>
            <w:noProof/>
          </w:rPr>
          <w:t xml:space="preserve">1.1.1  </w:t>
        </w:r>
        <w:r w:rsidR="00A0697D" w:rsidRPr="00296A0D">
          <w:rPr>
            <w:rStyle w:val="a8"/>
            <w:rFonts w:hint="eastAsia"/>
            <w:noProof/>
          </w:rPr>
          <w:t>课题的研究背景</w:t>
        </w:r>
        <w:r w:rsidR="00A0697D">
          <w:rPr>
            <w:noProof/>
            <w:webHidden/>
          </w:rPr>
          <w:tab/>
        </w:r>
        <w:r>
          <w:rPr>
            <w:noProof/>
            <w:webHidden/>
          </w:rPr>
          <w:fldChar w:fldCharType="begin"/>
        </w:r>
        <w:r w:rsidR="00A0697D">
          <w:rPr>
            <w:noProof/>
            <w:webHidden/>
          </w:rPr>
          <w:instrText xml:space="preserve"> PAGEREF _Toc484106708 \h </w:instrText>
        </w:r>
        <w:r>
          <w:rPr>
            <w:noProof/>
            <w:webHidden/>
          </w:rPr>
        </w:r>
        <w:r>
          <w:rPr>
            <w:noProof/>
            <w:webHidden/>
          </w:rPr>
          <w:fldChar w:fldCharType="separate"/>
        </w:r>
        <w:r w:rsidR="00C134D7">
          <w:rPr>
            <w:noProof/>
            <w:webHidden/>
          </w:rPr>
          <w:t>1</w:t>
        </w:r>
        <w:r>
          <w:rPr>
            <w:noProof/>
            <w:webHidden/>
          </w:rPr>
          <w:fldChar w:fldCharType="end"/>
        </w:r>
      </w:hyperlink>
    </w:p>
    <w:p w:rsidR="00A0697D" w:rsidRDefault="00075C6B">
      <w:pPr>
        <w:pStyle w:val="30"/>
        <w:rPr>
          <w:rFonts w:asciiTheme="minorHAnsi" w:eastAsiaTheme="minorEastAsia" w:hAnsiTheme="minorHAnsi" w:cstheme="minorBidi"/>
          <w:iCs w:val="0"/>
          <w:noProof/>
          <w:szCs w:val="22"/>
        </w:rPr>
      </w:pPr>
      <w:hyperlink w:anchor="_Toc484106709" w:history="1">
        <w:r w:rsidR="00A0697D" w:rsidRPr="00296A0D">
          <w:rPr>
            <w:rStyle w:val="a8"/>
            <w:noProof/>
          </w:rPr>
          <w:t xml:space="preserve">1.1.2  </w:t>
        </w:r>
        <w:r w:rsidR="00A0697D" w:rsidRPr="00296A0D">
          <w:rPr>
            <w:rStyle w:val="a8"/>
            <w:rFonts w:hint="eastAsia"/>
            <w:noProof/>
          </w:rPr>
          <w:t>课题的研究意义</w:t>
        </w:r>
        <w:r w:rsidR="00A0697D">
          <w:rPr>
            <w:noProof/>
            <w:webHidden/>
          </w:rPr>
          <w:tab/>
        </w:r>
        <w:r>
          <w:rPr>
            <w:noProof/>
            <w:webHidden/>
          </w:rPr>
          <w:fldChar w:fldCharType="begin"/>
        </w:r>
        <w:r w:rsidR="00A0697D">
          <w:rPr>
            <w:noProof/>
            <w:webHidden/>
          </w:rPr>
          <w:instrText xml:space="preserve"> PAGEREF _Toc484106709 \h </w:instrText>
        </w:r>
        <w:r>
          <w:rPr>
            <w:noProof/>
            <w:webHidden/>
          </w:rPr>
        </w:r>
        <w:r>
          <w:rPr>
            <w:noProof/>
            <w:webHidden/>
          </w:rPr>
          <w:fldChar w:fldCharType="separate"/>
        </w:r>
        <w:r w:rsidR="00C134D7">
          <w:rPr>
            <w:noProof/>
            <w:webHidden/>
          </w:rPr>
          <w:t>1</w:t>
        </w:r>
        <w:r>
          <w:rPr>
            <w:noProof/>
            <w:webHidden/>
          </w:rPr>
          <w:fldChar w:fldCharType="end"/>
        </w:r>
      </w:hyperlink>
    </w:p>
    <w:p w:rsidR="00A0697D" w:rsidRDefault="00075C6B">
      <w:pPr>
        <w:pStyle w:val="21"/>
        <w:rPr>
          <w:rFonts w:asciiTheme="minorHAnsi" w:eastAsiaTheme="minorEastAsia" w:hAnsiTheme="minorHAnsi" w:cstheme="minorBidi"/>
          <w:smallCaps w:val="0"/>
          <w:noProof/>
          <w:szCs w:val="22"/>
        </w:rPr>
      </w:pPr>
      <w:hyperlink w:anchor="_Toc484106710" w:history="1">
        <w:r w:rsidR="00A0697D" w:rsidRPr="00296A0D">
          <w:rPr>
            <w:rStyle w:val="a8"/>
            <w:noProof/>
          </w:rPr>
          <w:t xml:space="preserve">1.2  </w:t>
        </w:r>
        <w:r w:rsidR="00A0697D" w:rsidRPr="00296A0D">
          <w:rPr>
            <w:rStyle w:val="a8"/>
            <w:rFonts w:hint="eastAsia"/>
            <w:noProof/>
          </w:rPr>
          <w:t>类似问题的研究现状</w:t>
        </w:r>
        <w:r w:rsidR="00A0697D">
          <w:rPr>
            <w:noProof/>
            <w:webHidden/>
          </w:rPr>
          <w:tab/>
        </w:r>
        <w:r>
          <w:rPr>
            <w:noProof/>
            <w:webHidden/>
          </w:rPr>
          <w:fldChar w:fldCharType="begin"/>
        </w:r>
        <w:r w:rsidR="00A0697D">
          <w:rPr>
            <w:noProof/>
            <w:webHidden/>
          </w:rPr>
          <w:instrText xml:space="preserve"> PAGEREF _Toc484106710 \h </w:instrText>
        </w:r>
        <w:r>
          <w:rPr>
            <w:noProof/>
            <w:webHidden/>
          </w:rPr>
        </w:r>
        <w:r>
          <w:rPr>
            <w:noProof/>
            <w:webHidden/>
          </w:rPr>
          <w:fldChar w:fldCharType="separate"/>
        </w:r>
        <w:r w:rsidR="00C134D7">
          <w:rPr>
            <w:noProof/>
            <w:webHidden/>
          </w:rPr>
          <w:t>2</w:t>
        </w:r>
        <w:r>
          <w:rPr>
            <w:noProof/>
            <w:webHidden/>
          </w:rPr>
          <w:fldChar w:fldCharType="end"/>
        </w:r>
      </w:hyperlink>
    </w:p>
    <w:p w:rsidR="00A0697D" w:rsidRDefault="00075C6B">
      <w:pPr>
        <w:pStyle w:val="21"/>
        <w:rPr>
          <w:rFonts w:asciiTheme="minorHAnsi" w:eastAsiaTheme="minorEastAsia" w:hAnsiTheme="minorHAnsi" w:cstheme="minorBidi"/>
          <w:smallCaps w:val="0"/>
          <w:noProof/>
          <w:szCs w:val="22"/>
        </w:rPr>
      </w:pPr>
      <w:hyperlink w:anchor="_Toc484106711" w:history="1">
        <w:r w:rsidR="00A0697D" w:rsidRPr="00296A0D">
          <w:rPr>
            <w:rStyle w:val="a8"/>
            <w:noProof/>
          </w:rPr>
          <w:t xml:space="preserve">1.3  </w:t>
        </w:r>
        <w:r w:rsidR="00A0697D" w:rsidRPr="00296A0D">
          <w:rPr>
            <w:rStyle w:val="a8"/>
            <w:rFonts w:hint="eastAsia"/>
            <w:noProof/>
          </w:rPr>
          <w:t>大规模网络路由寻路算法的前景分析</w:t>
        </w:r>
        <w:r w:rsidR="00A0697D">
          <w:rPr>
            <w:noProof/>
            <w:webHidden/>
          </w:rPr>
          <w:tab/>
        </w:r>
        <w:r>
          <w:rPr>
            <w:noProof/>
            <w:webHidden/>
          </w:rPr>
          <w:fldChar w:fldCharType="begin"/>
        </w:r>
        <w:r w:rsidR="00A0697D">
          <w:rPr>
            <w:noProof/>
            <w:webHidden/>
          </w:rPr>
          <w:instrText xml:space="preserve"> PAGEREF _Toc484106711 \h </w:instrText>
        </w:r>
        <w:r>
          <w:rPr>
            <w:noProof/>
            <w:webHidden/>
          </w:rPr>
        </w:r>
        <w:r>
          <w:rPr>
            <w:noProof/>
            <w:webHidden/>
          </w:rPr>
          <w:fldChar w:fldCharType="separate"/>
        </w:r>
        <w:r w:rsidR="00C134D7">
          <w:rPr>
            <w:noProof/>
            <w:webHidden/>
          </w:rPr>
          <w:t>3</w:t>
        </w:r>
        <w:r>
          <w:rPr>
            <w:noProof/>
            <w:webHidden/>
          </w:rPr>
          <w:fldChar w:fldCharType="end"/>
        </w:r>
      </w:hyperlink>
    </w:p>
    <w:p w:rsidR="00A0697D" w:rsidRDefault="00075C6B">
      <w:pPr>
        <w:pStyle w:val="21"/>
        <w:rPr>
          <w:rFonts w:asciiTheme="minorHAnsi" w:eastAsiaTheme="minorEastAsia" w:hAnsiTheme="minorHAnsi" w:cstheme="minorBidi"/>
          <w:smallCaps w:val="0"/>
          <w:noProof/>
          <w:szCs w:val="22"/>
        </w:rPr>
      </w:pPr>
      <w:hyperlink w:anchor="_Toc484106712" w:history="1">
        <w:r w:rsidR="00A0697D" w:rsidRPr="00296A0D">
          <w:rPr>
            <w:rStyle w:val="a8"/>
            <w:noProof/>
          </w:rPr>
          <w:t xml:space="preserve">1.4  </w:t>
        </w:r>
        <w:r w:rsidR="00A0697D" w:rsidRPr="00296A0D">
          <w:rPr>
            <w:rStyle w:val="a8"/>
            <w:rFonts w:hint="eastAsia"/>
            <w:noProof/>
          </w:rPr>
          <w:t>本文主要研究内容及结构</w:t>
        </w:r>
        <w:r w:rsidR="00A0697D">
          <w:rPr>
            <w:noProof/>
            <w:webHidden/>
          </w:rPr>
          <w:tab/>
        </w:r>
        <w:r>
          <w:rPr>
            <w:noProof/>
            <w:webHidden/>
          </w:rPr>
          <w:fldChar w:fldCharType="begin"/>
        </w:r>
        <w:r w:rsidR="00A0697D">
          <w:rPr>
            <w:noProof/>
            <w:webHidden/>
          </w:rPr>
          <w:instrText xml:space="preserve"> PAGEREF _Toc484106712 \h </w:instrText>
        </w:r>
        <w:r>
          <w:rPr>
            <w:noProof/>
            <w:webHidden/>
          </w:rPr>
        </w:r>
        <w:r>
          <w:rPr>
            <w:noProof/>
            <w:webHidden/>
          </w:rPr>
          <w:fldChar w:fldCharType="separate"/>
        </w:r>
        <w:r w:rsidR="00C134D7">
          <w:rPr>
            <w:noProof/>
            <w:webHidden/>
          </w:rPr>
          <w:t>4</w:t>
        </w:r>
        <w:r>
          <w:rPr>
            <w:noProof/>
            <w:webHidden/>
          </w:rPr>
          <w:fldChar w:fldCharType="end"/>
        </w:r>
      </w:hyperlink>
    </w:p>
    <w:p w:rsidR="00A0697D" w:rsidRDefault="00075C6B">
      <w:pPr>
        <w:pStyle w:val="11"/>
        <w:rPr>
          <w:rFonts w:asciiTheme="minorHAnsi" w:eastAsiaTheme="minorEastAsia" w:hAnsiTheme="minorHAnsi" w:cstheme="minorBidi"/>
          <w:b w:val="0"/>
          <w:bCs w:val="0"/>
          <w:caps w:val="0"/>
          <w:noProof/>
          <w:sz w:val="21"/>
          <w:szCs w:val="22"/>
        </w:rPr>
      </w:pPr>
      <w:hyperlink w:anchor="_Toc484106713" w:history="1">
        <w:r w:rsidR="00A0697D" w:rsidRPr="00296A0D">
          <w:rPr>
            <w:rStyle w:val="a8"/>
            <w:rFonts w:hint="eastAsia"/>
            <w:noProof/>
          </w:rPr>
          <w:t>第</w:t>
        </w:r>
        <w:r w:rsidR="00A0697D" w:rsidRPr="00296A0D">
          <w:rPr>
            <w:rStyle w:val="a8"/>
            <w:noProof/>
          </w:rPr>
          <w:t>2</w:t>
        </w:r>
        <w:r w:rsidR="00A0697D" w:rsidRPr="00296A0D">
          <w:rPr>
            <w:rStyle w:val="a8"/>
            <w:rFonts w:hint="eastAsia"/>
            <w:noProof/>
          </w:rPr>
          <w:t>章</w:t>
        </w:r>
        <w:r w:rsidR="00A0697D" w:rsidRPr="00296A0D">
          <w:rPr>
            <w:rStyle w:val="a8"/>
            <w:noProof/>
          </w:rPr>
          <w:t xml:space="preserve">  </w:t>
        </w:r>
        <w:r w:rsidR="00A0697D" w:rsidRPr="00296A0D">
          <w:rPr>
            <w:rStyle w:val="a8"/>
            <w:rFonts w:hint="eastAsia"/>
            <w:noProof/>
          </w:rPr>
          <w:t>大规模网络路由寻路问题的描述和定义</w:t>
        </w:r>
        <w:r w:rsidR="00A0697D">
          <w:rPr>
            <w:noProof/>
            <w:webHidden/>
          </w:rPr>
          <w:tab/>
        </w:r>
        <w:r>
          <w:rPr>
            <w:noProof/>
            <w:webHidden/>
          </w:rPr>
          <w:fldChar w:fldCharType="begin"/>
        </w:r>
        <w:r w:rsidR="00A0697D">
          <w:rPr>
            <w:noProof/>
            <w:webHidden/>
          </w:rPr>
          <w:instrText xml:space="preserve"> PAGEREF _Toc484106713 \h </w:instrText>
        </w:r>
        <w:r>
          <w:rPr>
            <w:noProof/>
            <w:webHidden/>
          </w:rPr>
        </w:r>
        <w:r>
          <w:rPr>
            <w:noProof/>
            <w:webHidden/>
          </w:rPr>
          <w:fldChar w:fldCharType="separate"/>
        </w:r>
        <w:r w:rsidR="00C134D7">
          <w:rPr>
            <w:noProof/>
            <w:webHidden/>
          </w:rPr>
          <w:t>5</w:t>
        </w:r>
        <w:r>
          <w:rPr>
            <w:noProof/>
            <w:webHidden/>
          </w:rPr>
          <w:fldChar w:fldCharType="end"/>
        </w:r>
      </w:hyperlink>
    </w:p>
    <w:p w:rsidR="00A0697D" w:rsidRDefault="00075C6B">
      <w:pPr>
        <w:pStyle w:val="21"/>
        <w:rPr>
          <w:rFonts w:asciiTheme="minorHAnsi" w:eastAsiaTheme="minorEastAsia" w:hAnsiTheme="minorHAnsi" w:cstheme="minorBidi"/>
          <w:smallCaps w:val="0"/>
          <w:noProof/>
          <w:szCs w:val="22"/>
        </w:rPr>
      </w:pPr>
      <w:hyperlink w:anchor="_Toc484106714" w:history="1">
        <w:r w:rsidR="00A0697D" w:rsidRPr="00296A0D">
          <w:rPr>
            <w:rStyle w:val="a8"/>
            <w:noProof/>
          </w:rPr>
          <w:t xml:space="preserve">2.1  </w:t>
        </w:r>
        <w:r w:rsidR="00A0697D" w:rsidRPr="00296A0D">
          <w:rPr>
            <w:rStyle w:val="a8"/>
            <w:rFonts w:hint="eastAsia"/>
            <w:noProof/>
          </w:rPr>
          <w:t>大规模网络路由寻路问题的概念</w:t>
        </w:r>
        <w:r w:rsidR="00A0697D">
          <w:rPr>
            <w:noProof/>
            <w:webHidden/>
          </w:rPr>
          <w:tab/>
        </w:r>
        <w:r>
          <w:rPr>
            <w:noProof/>
            <w:webHidden/>
          </w:rPr>
          <w:fldChar w:fldCharType="begin"/>
        </w:r>
        <w:r w:rsidR="00A0697D">
          <w:rPr>
            <w:noProof/>
            <w:webHidden/>
          </w:rPr>
          <w:instrText xml:space="preserve"> PAGEREF _Toc484106714 \h </w:instrText>
        </w:r>
        <w:r>
          <w:rPr>
            <w:noProof/>
            <w:webHidden/>
          </w:rPr>
        </w:r>
        <w:r>
          <w:rPr>
            <w:noProof/>
            <w:webHidden/>
          </w:rPr>
          <w:fldChar w:fldCharType="separate"/>
        </w:r>
        <w:r w:rsidR="00C134D7">
          <w:rPr>
            <w:noProof/>
            <w:webHidden/>
          </w:rPr>
          <w:t>5</w:t>
        </w:r>
        <w:r>
          <w:rPr>
            <w:noProof/>
            <w:webHidden/>
          </w:rPr>
          <w:fldChar w:fldCharType="end"/>
        </w:r>
      </w:hyperlink>
    </w:p>
    <w:p w:rsidR="00A0697D" w:rsidRDefault="00075C6B">
      <w:pPr>
        <w:pStyle w:val="21"/>
        <w:rPr>
          <w:rFonts w:asciiTheme="minorHAnsi" w:eastAsiaTheme="minorEastAsia" w:hAnsiTheme="minorHAnsi" w:cstheme="minorBidi"/>
          <w:smallCaps w:val="0"/>
          <w:noProof/>
          <w:szCs w:val="22"/>
        </w:rPr>
      </w:pPr>
      <w:hyperlink w:anchor="_Toc484106715" w:history="1">
        <w:r w:rsidR="00A0697D" w:rsidRPr="00296A0D">
          <w:rPr>
            <w:rStyle w:val="a8"/>
            <w:noProof/>
          </w:rPr>
          <w:t xml:space="preserve">2.2  </w:t>
        </w:r>
        <w:r w:rsidR="00A0697D" w:rsidRPr="00296A0D">
          <w:rPr>
            <w:rStyle w:val="a8"/>
            <w:rFonts w:hint="eastAsia"/>
            <w:noProof/>
          </w:rPr>
          <w:t>大规模网络路由寻路问题的定义</w:t>
        </w:r>
        <w:r w:rsidR="00A0697D">
          <w:rPr>
            <w:noProof/>
            <w:webHidden/>
          </w:rPr>
          <w:tab/>
        </w:r>
        <w:r>
          <w:rPr>
            <w:noProof/>
            <w:webHidden/>
          </w:rPr>
          <w:fldChar w:fldCharType="begin"/>
        </w:r>
        <w:r w:rsidR="00A0697D">
          <w:rPr>
            <w:noProof/>
            <w:webHidden/>
          </w:rPr>
          <w:instrText xml:space="preserve"> PAGEREF _Toc484106715 \h </w:instrText>
        </w:r>
        <w:r>
          <w:rPr>
            <w:noProof/>
            <w:webHidden/>
          </w:rPr>
        </w:r>
        <w:r>
          <w:rPr>
            <w:noProof/>
            <w:webHidden/>
          </w:rPr>
          <w:fldChar w:fldCharType="separate"/>
        </w:r>
        <w:r w:rsidR="00C134D7">
          <w:rPr>
            <w:noProof/>
            <w:webHidden/>
          </w:rPr>
          <w:t>5</w:t>
        </w:r>
        <w:r>
          <w:rPr>
            <w:noProof/>
            <w:webHidden/>
          </w:rPr>
          <w:fldChar w:fldCharType="end"/>
        </w:r>
      </w:hyperlink>
    </w:p>
    <w:p w:rsidR="00A0697D" w:rsidRDefault="00075C6B">
      <w:pPr>
        <w:pStyle w:val="21"/>
        <w:rPr>
          <w:rFonts w:asciiTheme="minorHAnsi" w:eastAsiaTheme="minorEastAsia" w:hAnsiTheme="minorHAnsi" w:cstheme="minorBidi"/>
          <w:smallCaps w:val="0"/>
          <w:noProof/>
          <w:szCs w:val="22"/>
        </w:rPr>
      </w:pPr>
      <w:hyperlink w:anchor="_Toc484106716" w:history="1">
        <w:r w:rsidR="00A0697D" w:rsidRPr="00296A0D">
          <w:rPr>
            <w:rStyle w:val="a8"/>
            <w:noProof/>
          </w:rPr>
          <w:t xml:space="preserve">2.3  </w:t>
        </w:r>
        <w:r w:rsidR="00A0697D" w:rsidRPr="00296A0D">
          <w:rPr>
            <w:rStyle w:val="a8"/>
            <w:rFonts w:hint="eastAsia"/>
            <w:noProof/>
          </w:rPr>
          <w:t>大规模网络路由寻路问题的举例</w:t>
        </w:r>
        <w:r w:rsidR="00A0697D">
          <w:rPr>
            <w:noProof/>
            <w:webHidden/>
          </w:rPr>
          <w:tab/>
        </w:r>
        <w:r>
          <w:rPr>
            <w:noProof/>
            <w:webHidden/>
          </w:rPr>
          <w:fldChar w:fldCharType="begin"/>
        </w:r>
        <w:r w:rsidR="00A0697D">
          <w:rPr>
            <w:noProof/>
            <w:webHidden/>
          </w:rPr>
          <w:instrText xml:space="preserve"> PAGEREF _Toc484106716 \h </w:instrText>
        </w:r>
        <w:r>
          <w:rPr>
            <w:noProof/>
            <w:webHidden/>
          </w:rPr>
        </w:r>
        <w:r>
          <w:rPr>
            <w:noProof/>
            <w:webHidden/>
          </w:rPr>
          <w:fldChar w:fldCharType="separate"/>
        </w:r>
        <w:r w:rsidR="00C134D7">
          <w:rPr>
            <w:noProof/>
            <w:webHidden/>
          </w:rPr>
          <w:t>6</w:t>
        </w:r>
        <w:r>
          <w:rPr>
            <w:noProof/>
            <w:webHidden/>
          </w:rPr>
          <w:fldChar w:fldCharType="end"/>
        </w:r>
      </w:hyperlink>
    </w:p>
    <w:p w:rsidR="00A0697D" w:rsidRDefault="00075C6B">
      <w:pPr>
        <w:pStyle w:val="11"/>
        <w:rPr>
          <w:rFonts w:asciiTheme="minorHAnsi" w:eastAsiaTheme="minorEastAsia" w:hAnsiTheme="minorHAnsi" w:cstheme="minorBidi"/>
          <w:b w:val="0"/>
          <w:bCs w:val="0"/>
          <w:caps w:val="0"/>
          <w:noProof/>
          <w:sz w:val="21"/>
          <w:szCs w:val="22"/>
        </w:rPr>
      </w:pPr>
      <w:hyperlink w:anchor="_Toc484106717" w:history="1">
        <w:r w:rsidR="00A0697D" w:rsidRPr="00296A0D">
          <w:rPr>
            <w:rStyle w:val="a8"/>
            <w:rFonts w:hint="eastAsia"/>
            <w:noProof/>
          </w:rPr>
          <w:t>第</w:t>
        </w:r>
        <w:r w:rsidR="00A0697D" w:rsidRPr="00296A0D">
          <w:rPr>
            <w:rStyle w:val="a8"/>
            <w:noProof/>
          </w:rPr>
          <w:t>3</w:t>
        </w:r>
        <w:r w:rsidR="00A0697D" w:rsidRPr="00296A0D">
          <w:rPr>
            <w:rStyle w:val="a8"/>
            <w:rFonts w:hint="eastAsia"/>
            <w:noProof/>
          </w:rPr>
          <w:t>章</w:t>
        </w:r>
        <w:r w:rsidR="00A0697D" w:rsidRPr="00296A0D">
          <w:rPr>
            <w:rStyle w:val="a8"/>
            <w:noProof/>
          </w:rPr>
          <w:t xml:space="preserve">  </w:t>
        </w:r>
        <w:r w:rsidR="00A0697D" w:rsidRPr="00296A0D">
          <w:rPr>
            <w:rStyle w:val="a8"/>
            <w:rFonts w:hint="eastAsia"/>
            <w:noProof/>
          </w:rPr>
          <w:t>相关经典算法介绍</w:t>
        </w:r>
        <w:r w:rsidR="00A0697D">
          <w:rPr>
            <w:noProof/>
            <w:webHidden/>
          </w:rPr>
          <w:tab/>
        </w:r>
        <w:r>
          <w:rPr>
            <w:noProof/>
            <w:webHidden/>
          </w:rPr>
          <w:fldChar w:fldCharType="begin"/>
        </w:r>
        <w:r w:rsidR="00A0697D">
          <w:rPr>
            <w:noProof/>
            <w:webHidden/>
          </w:rPr>
          <w:instrText xml:space="preserve"> PAGEREF _Toc484106717 \h </w:instrText>
        </w:r>
        <w:r>
          <w:rPr>
            <w:noProof/>
            <w:webHidden/>
          </w:rPr>
        </w:r>
        <w:r>
          <w:rPr>
            <w:noProof/>
            <w:webHidden/>
          </w:rPr>
          <w:fldChar w:fldCharType="separate"/>
        </w:r>
        <w:r w:rsidR="00C134D7">
          <w:rPr>
            <w:noProof/>
            <w:webHidden/>
          </w:rPr>
          <w:t>8</w:t>
        </w:r>
        <w:r>
          <w:rPr>
            <w:noProof/>
            <w:webHidden/>
          </w:rPr>
          <w:fldChar w:fldCharType="end"/>
        </w:r>
      </w:hyperlink>
    </w:p>
    <w:p w:rsidR="00A0697D" w:rsidRDefault="00075C6B" w:rsidP="003D4250">
      <w:pPr>
        <w:pStyle w:val="21"/>
        <w:kinsoku w:val="0"/>
        <w:rPr>
          <w:rFonts w:asciiTheme="minorHAnsi" w:eastAsiaTheme="minorEastAsia" w:hAnsiTheme="minorHAnsi" w:cstheme="minorBidi"/>
          <w:smallCaps w:val="0"/>
          <w:noProof/>
          <w:szCs w:val="22"/>
        </w:rPr>
      </w:pPr>
      <w:hyperlink w:anchor="_Toc484106718" w:history="1">
        <w:r w:rsidR="00A0697D" w:rsidRPr="00296A0D">
          <w:rPr>
            <w:rStyle w:val="a8"/>
            <w:noProof/>
          </w:rPr>
          <w:t xml:space="preserve">3.1  </w:t>
        </w:r>
        <w:r w:rsidR="00A0697D" w:rsidRPr="00296A0D">
          <w:rPr>
            <w:rStyle w:val="a8"/>
            <w:rFonts w:hint="eastAsia"/>
            <w:noProof/>
          </w:rPr>
          <w:t>经典算法</w:t>
        </w:r>
        <w:r w:rsidR="00A0697D" w:rsidRPr="003D4250">
          <w:rPr>
            <w:rStyle w:val="a8"/>
            <w:smallCaps w:val="0"/>
            <w:noProof/>
          </w:rPr>
          <w:t>Dijkstra</w:t>
        </w:r>
        <w:r w:rsidR="00A0697D">
          <w:rPr>
            <w:noProof/>
            <w:webHidden/>
          </w:rPr>
          <w:tab/>
        </w:r>
        <w:r>
          <w:rPr>
            <w:noProof/>
            <w:webHidden/>
          </w:rPr>
          <w:fldChar w:fldCharType="begin"/>
        </w:r>
        <w:r w:rsidR="00A0697D">
          <w:rPr>
            <w:noProof/>
            <w:webHidden/>
          </w:rPr>
          <w:instrText xml:space="preserve"> PAGEREF _Toc484106718 \h </w:instrText>
        </w:r>
        <w:r>
          <w:rPr>
            <w:noProof/>
            <w:webHidden/>
          </w:rPr>
        </w:r>
        <w:r>
          <w:rPr>
            <w:noProof/>
            <w:webHidden/>
          </w:rPr>
          <w:fldChar w:fldCharType="separate"/>
        </w:r>
        <w:r w:rsidR="00C134D7">
          <w:rPr>
            <w:noProof/>
            <w:webHidden/>
          </w:rPr>
          <w:t>8</w:t>
        </w:r>
        <w:r>
          <w:rPr>
            <w:noProof/>
            <w:webHidden/>
          </w:rPr>
          <w:fldChar w:fldCharType="end"/>
        </w:r>
      </w:hyperlink>
    </w:p>
    <w:p w:rsidR="00A0697D" w:rsidRDefault="00075C6B">
      <w:pPr>
        <w:pStyle w:val="21"/>
        <w:rPr>
          <w:rFonts w:asciiTheme="minorHAnsi" w:eastAsiaTheme="minorEastAsia" w:hAnsiTheme="minorHAnsi" w:cstheme="minorBidi"/>
          <w:smallCaps w:val="0"/>
          <w:noProof/>
          <w:szCs w:val="22"/>
        </w:rPr>
      </w:pPr>
      <w:hyperlink w:anchor="_Toc484106719" w:history="1">
        <w:r w:rsidR="00A0697D" w:rsidRPr="00296A0D">
          <w:rPr>
            <w:rStyle w:val="a8"/>
            <w:noProof/>
          </w:rPr>
          <w:t xml:space="preserve">3.2  </w:t>
        </w:r>
        <w:r w:rsidR="00A0697D" w:rsidRPr="00296A0D">
          <w:rPr>
            <w:rStyle w:val="a8"/>
            <w:rFonts w:hint="eastAsia"/>
            <w:noProof/>
          </w:rPr>
          <w:t>深度遍历搜索</w:t>
        </w:r>
        <w:r w:rsidR="00A0697D" w:rsidRPr="00296A0D">
          <w:rPr>
            <w:rStyle w:val="a8"/>
            <w:noProof/>
          </w:rPr>
          <w:t>DFS</w:t>
        </w:r>
        <w:r w:rsidR="00A0697D">
          <w:rPr>
            <w:noProof/>
            <w:webHidden/>
          </w:rPr>
          <w:tab/>
        </w:r>
        <w:r>
          <w:rPr>
            <w:noProof/>
            <w:webHidden/>
          </w:rPr>
          <w:fldChar w:fldCharType="begin"/>
        </w:r>
        <w:r w:rsidR="00A0697D">
          <w:rPr>
            <w:noProof/>
            <w:webHidden/>
          </w:rPr>
          <w:instrText xml:space="preserve"> PAGEREF _Toc484106719 \h </w:instrText>
        </w:r>
        <w:r>
          <w:rPr>
            <w:noProof/>
            <w:webHidden/>
          </w:rPr>
        </w:r>
        <w:r>
          <w:rPr>
            <w:noProof/>
            <w:webHidden/>
          </w:rPr>
          <w:fldChar w:fldCharType="separate"/>
        </w:r>
        <w:r w:rsidR="00C134D7">
          <w:rPr>
            <w:noProof/>
            <w:webHidden/>
          </w:rPr>
          <w:t>9</w:t>
        </w:r>
        <w:r>
          <w:rPr>
            <w:noProof/>
            <w:webHidden/>
          </w:rPr>
          <w:fldChar w:fldCharType="end"/>
        </w:r>
      </w:hyperlink>
    </w:p>
    <w:p w:rsidR="00A0697D" w:rsidRDefault="00075C6B">
      <w:pPr>
        <w:pStyle w:val="21"/>
        <w:rPr>
          <w:rFonts w:asciiTheme="minorHAnsi" w:eastAsiaTheme="minorEastAsia" w:hAnsiTheme="minorHAnsi" w:cstheme="minorBidi"/>
          <w:smallCaps w:val="0"/>
          <w:noProof/>
          <w:szCs w:val="22"/>
        </w:rPr>
      </w:pPr>
      <w:hyperlink w:anchor="_Toc484106720" w:history="1">
        <w:r w:rsidR="00A0697D" w:rsidRPr="00296A0D">
          <w:rPr>
            <w:rStyle w:val="a8"/>
            <w:noProof/>
          </w:rPr>
          <w:t xml:space="preserve">3.3  </w:t>
        </w:r>
        <w:r w:rsidR="00A0697D" w:rsidRPr="00296A0D">
          <w:rPr>
            <w:rStyle w:val="a8"/>
            <w:rFonts w:hint="eastAsia"/>
            <w:noProof/>
          </w:rPr>
          <w:t>贪心算法</w:t>
        </w:r>
        <w:r w:rsidR="00A0697D">
          <w:rPr>
            <w:noProof/>
            <w:webHidden/>
          </w:rPr>
          <w:tab/>
        </w:r>
        <w:r>
          <w:rPr>
            <w:noProof/>
            <w:webHidden/>
          </w:rPr>
          <w:fldChar w:fldCharType="begin"/>
        </w:r>
        <w:r w:rsidR="00A0697D">
          <w:rPr>
            <w:noProof/>
            <w:webHidden/>
          </w:rPr>
          <w:instrText xml:space="preserve"> PAGEREF _Toc484106720 \h </w:instrText>
        </w:r>
        <w:r>
          <w:rPr>
            <w:noProof/>
            <w:webHidden/>
          </w:rPr>
        </w:r>
        <w:r>
          <w:rPr>
            <w:noProof/>
            <w:webHidden/>
          </w:rPr>
          <w:fldChar w:fldCharType="separate"/>
        </w:r>
        <w:r w:rsidR="00C134D7">
          <w:rPr>
            <w:noProof/>
            <w:webHidden/>
          </w:rPr>
          <w:t>10</w:t>
        </w:r>
        <w:r>
          <w:rPr>
            <w:noProof/>
            <w:webHidden/>
          </w:rPr>
          <w:fldChar w:fldCharType="end"/>
        </w:r>
      </w:hyperlink>
    </w:p>
    <w:p w:rsidR="00A0697D" w:rsidRDefault="00075C6B">
      <w:pPr>
        <w:pStyle w:val="11"/>
        <w:rPr>
          <w:rFonts w:asciiTheme="minorHAnsi" w:eastAsiaTheme="minorEastAsia" w:hAnsiTheme="minorHAnsi" w:cstheme="minorBidi"/>
          <w:b w:val="0"/>
          <w:bCs w:val="0"/>
          <w:caps w:val="0"/>
          <w:noProof/>
          <w:sz w:val="21"/>
          <w:szCs w:val="22"/>
        </w:rPr>
      </w:pPr>
      <w:hyperlink w:anchor="_Toc484106721" w:history="1">
        <w:r w:rsidR="00A0697D" w:rsidRPr="00296A0D">
          <w:rPr>
            <w:rStyle w:val="a8"/>
            <w:rFonts w:hint="eastAsia"/>
            <w:noProof/>
          </w:rPr>
          <w:t>第</w:t>
        </w:r>
        <w:r w:rsidR="00A0697D" w:rsidRPr="00296A0D">
          <w:rPr>
            <w:rStyle w:val="a8"/>
            <w:noProof/>
          </w:rPr>
          <w:t>4</w:t>
        </w:r>
        <w:r w:rsidR="00A0697D" w:rsidRPr="00296A0D">
          <w:rPr>
            <w:rStyle w:val="a8"/>
            <w:rFonts w:hint="eastAsia"/>
            <w:noProof/>
          </w:rPr>
          <w:t>章</w:t>
        </w:r>
        <w:r w:rsidR="00A0697D" w:rsidRPr="00296A0D">
          <w:rPr>
            <w:rStyle w:val="a8"/>
            <w:noProof/>
          </w:rPr>
          <w:t xml:space="preserve">  </w:t>
        </w:r>
        <w:r w:rsidR="00A0697D" w:rsidRPr="00296A0D">
          <w:rPr>
            <w:rStyle w:val="a8"/>
            <w:rFonts w:hint="eastAsia"/>
            <w:noProof/>
          </w:rPr>
          <w:t>经过指定节点集且重叠边尽可能少的寻路算法</w:t>
        </w:r>
        <w:r w:rsidR="00A0697D">
          <w:rPr>
            <w:noProof/>
            <w:webHidden/>
          </w:rPr>
          <w:tab/>
        </w:r>
        <w:r>
          <w:rPr>
            <w:noProof/>
            <w:webHidden/>
          </w:rPr>
          <w:fldChar w:fldCharType="begin"/>
        </w:r>
        <w:r w:rsidR="00A0697D">
          <w:rPr>
            <w:noProof/>
            <w:webHidden/>
          </w:rPr>
          <w:instrText xml:space="preserve"> PAGEREF _Toc484106721 \h </w:instrText>
        </w:r>
        <w:r>
          <w:rPr>
            <w:noProof/>
            <w:webHidden/>
          </w:rPr>
        </w:r>
        <w:r>
          <w:rPr>
            <w:noProof/>
            <w:webHidden/>
          </w:rPr>
          <w:fldChar w:fldCharType="separate"/>
        </w:r>
        <w:r w:rsidR="00C134D7">
          <w:rPr>
            <w:noProof/>
            <w:webHidden/>
          </w:rPr>
          <w:t>11</w:t>
        </w:r>
        <w:r>
          <w:rPr>
            <w:noProof/>
            <w:webHidden/>
          </w:rPr>
          <w:fldChar w:fldCharType="end"/>
        </w:r>
      </w:hyperlink>
    </w:p>
    <w:p w:rsidR="00A0697D" w:rsidRDefault="00075C6B">
      <w:pPr>
        <w:pStyle w:val="21"/>
        <w:rPr>
          <w:rFonts w:asciiTheme="minorHAnsi" w:eastAsiaTheme="minorEastAsia" w:hAnsiTheme="minorHAnsi" w:cstheme="minorBidi"/>
          <w:smallCaps w:val="0"/>
          <w:noProof/>
          <w:szCs w:val="22"/>
        </w:rPr>
      </w:pPr>
      <w:hyperlink w:anchor="_Toc484106722" w:history="1">
        <w:r w:rsidR="00A0697D" w:rsidRPr="00296A0D">
          <w:rPr>
            <w:rStyle w:val="a8"/>
            <w:noProof/>
          </w:rPr>
          <w:t xml:space="preserve">4.1  </w:t>
        </w:r>
        <w:r w:rsidR="00A0697D" w:rsidRPr="00296A0D">
          <w:rPr>
            <w:rStyle w:val="a8"/>
            <w:rFonts w:hint="eastAsia"/>
            <w:noProof/>
          </w:rPr>
          <w:t>寻路算法描述</w:t>
        </w:r>
        <w:r w:rsidR="00A0697D">
          <w:rPr>
            <w:noProof/>
            <w:webHidden/>
          </w:rPr>
          <w:tab/>
        </w:r>
        <w:r>
          <w:rPr>
            <w:noProof/>
            <w:webHidden/>
          </w:rPr>
          <w:fldChar w:fldCharType="begin"/>
        </w:r>
        <w:r w:rsidR="00A0697D">
          <w:rPr>
            <w:noProof/>
            <w:webHidden/>
          </w:rPr>
          <w:instrText xml:space="preserve"> PAGEREF _Toc484106722 \h </w:instrText>
        </w:r>
        <w:r>
          <w:rPr>
            <w:noProof/>
            <w:webHidden/>
          </w:rPr>
        </w:r>
        <w:r>
          <w:rPr>
            <w:noProof/>
            <w:webHidden/>
          </w:rPr>
          <w:fldChar w:fldCharType="separate"/>
        </w:r>
        <w:r w:rsidR="00C134D7">
          <w:rPr>
            <w:noProof/>
            <w:webHidden/>
          </w:rPr>
          <w:t>11</w:t>
        </w:r>
        <w:r>
          <w:rPr>
            <w:noProof/>
            <w:webHidden/>
          </w:rPr>
          <w:fldChar w:fldCharType="end"/>
        </w:r>
      </w:hyperlink>
    </w:p>
    <w:p w:rsidR="00A0697D" w:rsidRDefault="00075C6B">
      <w:pPr>
        <w:pStyle w:val="30"/>
        <w:rPr>
          <w:rFonts w:asciiTheme="minorHAnsi" w:eastAsiaTheme="minorEastAsia" w:hAnsiTheme="minorHAnsi" w:cstheme="minorBidi"/>
          <w:iCs w:val="0"/>
          <w:noProof/>
          <w:szCs w:val="22"/>
        </w:rPr>
      </w:pPr>
      <w:hyperlink w:anchor="_Toc484106723" w:history="1">
        <w:r w:rsidR="00A0697D" w:rsidRPr="00296A0D">
          <w:rPr>
            <w:rStyle w:val="a8"/>
            <w:noProof/>
          </w:rPr>
          <w:t xml:space="preserve">4.1.1  </w:t>
        </w:r>
        <w:r w:rsidR="00A0697D" w:rsidRPr="00296A0D">
          <w:rPr>
            <w:rStyle w:val="a8"/>
            <w:rFonts w:hint="eastAsia"/>
            <w:noProof/>
          </w:rPr>
          <w:t>寻路算法的整体思想</w:t>
        </w:r>
        <w:r w:rsidR="00A0697D">
          <w:rPr>
            <w:noProof/>
            <w:webHidden/>
          </w:rPr>
          <w:tab/>
        </w:r>
        <w:r>
          <w:rPr>
            <w:noProof/>
            <w:webHidden/>
          </w:rPr>
          <w:fldChar w:fldCharType="begin"/>
        </w:r>
        <w:r w:rsidR="00A0697D">
          <w:rPr>
            <w:noProof/>
            <w:webHidden/>
          </w:rPr>
          <w:instrText xml:space="preserve"> PAGEREF _Toc484106723 \h </w:instrText>
        </w:r>
        <w:r>
          <w:rPr>
            <w:noProof/>
            <w:webHidden/>
          </w:rPr>
        </w:r>
        <w:r>
          <w:rPr>
            <w:noProof/>
            <w:webHidden/>
          </w:rPr>
          <w:fldChar w:fldCharType="separate"/>
        </w:r>
        <w:r w:rsidR="00C134D7">
          <w:rPr>
            <w:noProof/>
            <w:webHidden/>
          </w:rPr>
          <w:t>11</w:t>
        </w:r>
        <w:r>
          <w:rPr>
            <w:noProof/>
            <w:webHidden/>
          </w:rPr>
          <w:fldChar w:fldCharType="end"/>
        </w:r>
      </w:hyperlink>
    </w:p>
    <w:p w:rsidR="00A0697D" w:rsidRDefault="00075C6B">
      <w:pPr>
        <w:pStyle w:val="30"/>
        <w:rPr>
          <w:rFonts w:asciiTheme="minorHAnsi" w:eastAsiaTheme="minorEastAsia" w:hAnsiTheme="minorHAnsi" w:cstheme="minorBidi"/>
          <w:iCs w:val="0"/>
          <w:noProof/>
          <w:szCs w:val="22"/>
        </w:rPr>
      </w:pPr>
      <w:hyperlink w:anchor="_Toc484106724" w:history="1">
        <w:r w:rsidR="00A0697D" w:rsidRPr="00296A0D">
          <w:rPr>
            <w:rStyle w:val="a8"/>
            <w:noProof/>
          </w:rPr>
          <w:t xml:space="preserve">4.1.2  </w:t>
        </w:r>
        <w:r w:rsidR="00A0697D" w:rsidRPr="00296A0D">
          <w:rPr>
            <w:rStyle w:val="a8"/>
            <w:rFonts w:hint="eastAsia"/>
            <w:noProof/>
          </w:rPr>
          <w:t>寻路算法的数据结构和预处理</w:t>
        </w:r>
        <w:r w:rsidR="00A0697D">
          <w:rPr>
            <w:noProof/>
            <w:webHidden/>
          </w:rPr>
          <w:tab/>
        </w:r>
        <w:r>
          <w:rPr>
            <w:noProof/>
            <w:webHidden/>
          </w:rPr>
          <w:fldChar w:fldCharType="begin"/>
        </w:r>
        <w:r w:rsidR="00A0697D">
          <w:rPr>
            <w:noProof/>
            <w:webHidden/>
          </w:rPr>
          <w:instrText xml:space="preserve"> PAGEREF _Toc484106724 \h </w:instrText>
        </w:r>
        <w:r>
          <w:rPr>
            <w:noProof/>
            <w:webHidden/>
          </w:rPr>
        </w:r>
        <w:r>
          <w:rPr>
            <w:noProof/>
            <w:webHidden/>
          </w:rPr>
          <w:fldChar w:fldCharType="separate"/>
        </w:r>
        <w:r w:rsidR="00C134D7">
          <w:rPr>
            <w:noProof/>
            <w:webHidden/>
          </w:rPr>
          <w:t>13</w:t>
        </w:r>
        <w:r>
          <w:rPr>
            <w:noProof/>
            <w:webHidden/>
          </w:rPr>
          <w:fldChar w:fldCharType="end"/>
        </w:r>
      </w:hyperlink>
    </w:p>
    <w:p w:rsidR="00A0697D" w:rsidRDefault="00075C6B">
      <w:pPr>
        <w:pStyle w:val="30"/>
        <w:rPr>
          <w:rFonts w:asciiTheme="minorHAnsi" w:eastAsiaTheme="minorEastAsia" w:hAnsiTheme="minorHAnsi" w:cstheme="minorBidi"/>
          <w:iCs w:val="0"/>
          <w:noProof/>
          <w:szCs w:val="22"/>
        </w:rPr>
      </w:pPr>
      <w:hyperlink w:anchor="_Toc484106725" w:history="1">
        <w:r w:rsidR="00A0697D" w:rsidRPr="00296A0D">
          <w:rPr>
            <w:rStyle w:val="a8"/>
            <w:noProof/>
          </w:rPr>
          <w:t>4.1.3  CompressRoad</w:t>
        </w:r>
        <w:r w:rsidR="00A0697D" w:rsidRPr="00296A0D">
          <w:rPr>
            <w:rStyle w:val="a8"/>
            <w:rFonts w:hint="eastAsia"/>
            <w:noProof/>
          </w:rPr>
          <w:t>算法（修改版</w:t>
        </w:r>
        <w:r w:rsidR="00A0697D" w:rsidRPr="00296A0D">
          <w:rPr>
            <w:rStyle w:val="a8"/>
            <w:noProof/>
          </w:rPr>
          <w:t>Dijkstra</w:t>
        </w:r>
        <w:r w:rsidR="00A0697D" w:rsidRPr="00296A0D">
          <w:rPr>
            <w:rStyle w:val="a8"/>
            <w:rFonts w:hint="eastAsia"/>
            <w:noProof/>
          </w:rPr>
          <w:t>）</w:t>
        </w:r>
        <w:r w:rsidR="00A0697D">
          <w:rPr>
            <w:noProof/>
            <w:webHidden/>
          </w:rPr>
          <w:tab/>
        </w:r>
        <w:r>
          <w:rPr>
            <w:noProof/>
            <w:webHidden/>
          </w:rPr>
          <w:fldChar w:fldCharType="begin"/>
        </w:r>
        <w:r w:rsidR="00A0697D">
          <w:rPr>
            <w:noProof/>
            <w:webHidden/>
          </w:rPr>
          <w:instrText xml:space="preserve"> PAGEREF _Toc484106725 \h </w:instrText>
        </w:r>
        <w:r>
          <w:rPr>
            <w:noProof/>
            <w:webHidden/>
          </w:rPr>
        </w:r>
        <w:r>
          <w:rPr>
            <w:noProof/>
            <w:webHidden/>
          </w:rPr>
          <w:fldChar w:fldCharType="separate"/>
        </w:r>
        <w:r w:rsidR="00C134D7">
          <w:rPr>
            <w:noProof/>
            <w:webHidden/>
          </w:rPr>
          <w:t>14</w:t>
        </w:r>
        <w:r>
          <w:rPr>
            <w:noProof/>
            <w:webHidden/>
          </w:rPr>
          <w:fldChar w:fldCharType="end"/>
        </w:r>
      </w:hyperlink>
    </w:p>
    <w:p w:rsidR="00A0697D" w:rsidRDefault="00075C6B">
      <w:pPr>
        <w:pStyle w:val="30"/>
        <w:rPr>
          <w:rFonts w:asciiTheme="minorHAnsi" w:eastAsiaTheme="minorEastAsia" w:hAnsiTheme="minorHAnsi" w:cstheme="minorBidi"/>
          <w:iCs w:val="0"/>
          <w:noProof/>
          <w:szCs w:val="22"/>
        </w:rPr>
      </w:pPr>
      <w:hyperlink w:anchor="_Toc484106726" w:history="1">
        <w:r w:rsidR="00A0697D" w:rsidRPr="00296A0D">
          <w:rPr>
            <w:rStyle w:val="a8"/>
            <w:noProof/>
          </w:rPr>
          <w:t xml:space="preserve">4.1.4  </w:t>
        </w:r>
        <w:r w:rsidR="00A0697D" w:rsidRPr="00296A0D">
          <w:rPr>
            <w:rStyle w:val="a8"/>
            <w:rFonts w:hint="eastAsia"/>
            <w:noProof/>
          </w:rPr>
          <w:t>深度搜索及剪枝</w:t>
        </w:r>
        <w:r w:rsidR="00A0697D">
          <w:rPr>
            <w:noProof/>
            <w:webHidden/>
          </w:rPr>
          <w:tab/>
        </w:r>
        <w:r>
          <w:rPr>
            <w:noProof/>
            <w:webHidden/>
          </w:rPr>
          <w:fldChar w:fldCharType="begin"/>
        </w:r>
        <w:r w:rsidR="00A0697D">
          <w:rPr>
            <w:noProof/>
            <w:webHidden/>
          </w:rPr>
          <w:instrText xml:space="preserve"> PAGEREF _Toc484106726 \h </w:instrText>
        </w:r>
        <w:r>
          <w:rPr>
            <w:noProof/>
            <w:webHidden/>
          </w:rPr>
        </w:r>
        <w:r>
          <w:rPr>
            <w:noProof/>
            <w:webHidden/>
          </w:rPr>
          <w:fldChar w:fldCharType="separate"/>
        </w:r>
        <w:r w:rsidR="00C134D7">
          <w:rPr>
            <w:noProof/>
            <w:webHidden/>
          </w:rPr>
          <w:t>16</w:t>
        </w:r>
        <w:r>
          <w:rPr>
            <w:noProof/>
            <w:webHidden/>
          </w:rPr>
          <w:fldChar w:fldCharType="end"/>
        </w:r>
      </w:hyperlink>
    </w:p>
    <w:p w:rsidR="00A0697D" w:rsidRDefault="00075C6B">
      <w:pPr>
        <w:pStyle w:val="30"/>
        <w:rPr>
          <w:rFonts w:asciiTheme="minorHAnsi" w:eastAsiaTheme="minorEastAsia" w:hAnsiTheme="minorHAnsi" w:cstheme="minorBidi"/>
          <w:iCs w:val="0"/>
          <w:noProof/>
          <w:szCs w:val="22"/>
        </w:rPr>
      </w:pPr>
      <w:hyperlink w:anchor="_Toc484106727" w:history="1">
        <w:r w:rsidR="00A0697D" w:rsidRPr="00296A0D">
          <w:rPr>
            <w:rStyle w:val="a8"/>
            <w:noProof/>
          </w:rPr>
          <w:t xml:space="preserve">4.1.5  </w:t>
        </w:r>
        <w:r w:rsidR="00A0697D" w:rsidRPr="00296A0D">
          <w:rPr>
            <w:rStyle w:val="a8"/>
            <w:rFonts w:hint="eastAsia"/>
            <w:noProof/>
          </w:rPr>
          <w:t>总算法流程图</w:t>
        </w:r>
        <w:r w:rsidR="00A0697D">
          <w:rPr>
            <w:noProof/>
            <w:webHidden/>
          </w:rPr>
          <w:tab/>
        </w:r>
        <w:r>
          <w:rPr>
            <w:noProof/>
            <w:webHidden/>
          </w:rPr>
          <w:fldChar w:fldCharType="begin"/>
        </w:r>
        <w:r w:rsidR="00A0697D">
          <w:rPr>
            <w:noProof/>
            <w:webHidden/>
          </w:rPr>
          <w:instrText xml:space="preserve"> PAGEREF _Toc484106727 \h </w:instrText>
        </w:r>
        <w:r>
          <w:rPr>
            <w:noProof/>
            <w:webHidden/>
          </w:rPr>
        </w:r>
        <w:r>
          <w:rPr>
            <w:noProof/>
            <w:webHidden/>
          </w:rPr>
          <w:fldChar w:fldCharType="separate"/>
        </w:r>
        <w:r w:rsidR="00C134D7">
          <w:rPr>
            <w:noProof/>
            <w:webHidden/>
          </w:rPr>
          <w:t>19</w:t>
        </w:r>
        <w:r>
          <w:rPr>
            <w:noProof/>
            <w:webHidden/>
          </w:rPr>
          <w:fldChar w:fldCharType="end"/>
        </w:r>
      </w:hyperlink>
    </w:p>
    <w:p w:rsidR="00A0697D" w:rsidRDefault="00075C6B">
      <w:pPr>
        <w:pStyle w:val="21"/>
        <w:rPr>
          <w:rFonts w:asciiTheme="minorHAnsi" w:eastAsiaTheme="minorEastAsia" w:hAnsiTheme="minorHAnsi" w:cstheme="minorBidi"/>
          <w:smallCaps w:val="0"/>
          <w:noProof/>
          <w:szCs w:val="22"/>
        </w:rPr>
      </w:pPr>
      <w:hyperlink w:anchor="_Toc484106728" w:history="1">
        <w:r w:rsidR="00A0697D" w:rsidRPr="00296A0D">
          <w:rPr>
            <w:rStyle w:val="a8"/>
            <w:noProof/>
          </w:rPr>
          <w:t xml:space="preserve">4.2  </w:t>
        </w:r>
        <w:r w:rsidR="00A0697D" w:rsidRPr="00296A0D">
          <w:rPr>
            <w:rStyle w:val="a8"/>
            <w:rFonts w:hint="eastAsia"/>
            <w:noProof/>
          </w:rPr>
          <w:t>寻路算法演示</w:t>
        </w:r>
        <w:r w:rsidR="00A0697D">
          <w:rPr>
            <w:noProof/>
            <w:webHidden/>
          </w:rPr>
          <w:tab/>
        </w:r>
        <w:r>
          <w:rPr>
            <w:noProof/>
            <w:webHidden/>
          </w:rPr>
          <w:fldChar w:fldCharType="begin"/>
        </w:r>
        <w:r w:rsidR="00A0697D">
          <w:rPr>
            <w:noProof/>
            <w:webHidden/>
          </w:rPr>
          <w:instrText xml:space="preserve"> PAGEREF _Toc484106728 \h </w:instrText>
        </w:r>
        <w:r>
          <w:rPr>
            <w:noProof/>
            <w:webHidden/>
          </w:rPr>
        </w:r>
        <w:r>
          <w:rPr>
            <w:noProof/>
            <w:webHidden/>
          </w:rPr>
          <w:fldChar w:fldCharType="separate"/>
        </w:r>
        <w:r w:rsidR="00C134D7">
          <w:rPr>
            <w:noProof/>
            <w:webHidden/>
          </w:rPr>
          <w:t>19</w:t>
        </w:r>
        <w:r>
          <w:rPr>
            <w:noProof/>
            <w:webHidden/>
          </w:rPr>
          <w:fldChar w:fldCharType="end"/>
        </w:r>
      </w:hyperlink>
    </w:p>
    <w:p w:rsidR="00A0697D" w:rsidRDefault="00075C6B">
      <w:pPr>
        <w:pStyle w:val="21"/>
        <w:rPr>
          <w:rFonts w:asciiTheme="minorHAnsi" w:eastAsiaTheme="minorEastAsia" w:hAnsiTheme="minorHAnsi" w:cstheme="minorBidi"/>
          <w:smallCaps w:val="0"/>
          <w:noProof/>
          <w:szCs w:val="22"/>
        </w:rPr>
      </w:pPr>
      <w:hyperlink w:anchor="_Toc484106729" w:history="1">
        <w:r w:rsidR="00A0697D" w:rsidRPr="00296A0D">
          <w:rPr>
            <w:rStyle w:val="a8"/>
            <w:noProof/>
          </w:rPr>
          <w:t xml:space="preserve">4.3  </w:t>
        </w:r>
        <w:r w:rsidR="00A0697D" w:rsidRPr="00296A0D">
          <w:rPr>
            <w:rStyle w:val="a8"/>
            <w:rFonts w:hint="eastAsia"/>
            <w:noProof/>
          </w:rPr>
          <w:t>寻路算法的复杂度分析</w:t>
        </w:r>
        <w:r w:rsidR="00A0697D">
          <w:rPr>
            <w:noProof/>
            <w:webHidden/>
          </w:rPr>
          <w:tab/>
        </w:r>
        <w:r>
          <w:rPr>
            <w:noProof/>
            <w:webHidden/>
          </w:rPr>
          <w:fldChar w:fldCharType="begin"/>
        </w:r>
        <w:r w:rsidR="00A0697D">
          <w:rPr>
            <w:noProof/>
            <w:webHidden/>
          </w:rPr>
          <w:instrText xml:space="preserve"> PAGEREF _Toc484106729 \h </w:instrText>
        </w:r>
        <w:r>
          <w:rPr>
            <w:noProof/>
            <w:webHidden/>
          </w:rPr>
        </w:r>
        <w:r>
          <w:rPr>
            <w:noProof/>
            <w:webHidden/>
          </w:rPr>
          <w:fldChar w:fldCharType="separate"/>
        </w:r>
        <w:r w:rsidR="00C134D7">
          <w:rPr>
            <w:noProof/>
            <w:webHidden/>
          </w:rPr>
          <w:t>21</w:t>
        </w:r>
        <w:r>
          <w:rPr>
            <w:noProof/>
            <w:webHidden/>
          </w:rPr>
          <w:fldChar w:fldCharType="end"/>
        </w:r>
      </w:hyperlink>
    </w:p>
    <w:p w:rsidR="00A0697D" w:rsidRDefault="00075C6B">
      <w:pPr>
        <w:pStyle w:val="30"/>
        <w:rPr>
          <w:rFonts w:asciiTheme="minorHAnsi" w:eastAsiaTheme="minorEastAsia" w:hAnsiTheme="minorHAnsi" w:cstheme="minorBidi"/>
          <w:iCs w:val="0"/>
          <w:noProof/>
          <w:szCs w:val="22"/>
        </w:rPr>
      </w:pPr>
      <w:hyperlink w:anchor="_Toc484106730" w:history="1">
        <w:r w:rsidR="00A0697D" w:rsidRPr="00296A0D">
          <w:rPr>
            <w:rStyle w:val="a8"/>
            <w:noProof/>
          </w:rPr>
          <w:t xml:space="preserve">4.3.1  </w:t>
        </w:r>
        <w:r w:rsidR="00A0697D" w:rsidRPr="00296A0D">
          <w:rPr>
            <w:rStyle w:val="a8"/>
            <w:rFonts w:hint="eastAsia"/>
            <w:noProof/>
          </w:rPr>
          <w:t>寻路算法的时间复杂度</w:t>
        </w:r>
        <w:r w:rsidR="00A0697D">
          <w:rPr>
            <w:noProof/>
            <w:webHidden/>
          </w:rPr>
          <w:tab/>
        </w:r>
        <w:r>
          <w:rPr>
            <w:noProof/>
            <w:webHidden/>
          </w:rPr>
          <w:fldChar w:fldCharType="begin"/>
        </w:r>
        <w:r w:rsidR="00A0697D">
          <w:rPr>
            <w:noProof/>
            <w:webHidden/>
          </w:rPr>
          <w:instrText xml:space="preserve"> PAGEREF _Toc484106730 \h </w:instrText>
        </w:r>
        <w:r>
          <w:rPr>
            <w:noProof/>
            <w:webHidden/>
          </w:rPr>
        </w:r>
        <w:r>
          <w:rPr>
            <w:noProof/>
            <w:webHidden/>
          </w:rPr>
          <w:fldChar w:fldCharType="separate"/>
        </w:r>
        <w:r w:rsidR="00C134D7">
          <w:rPr>
            <w:noProof/>
            <w:webHidden/>
          </w:rPr>
          <w:t>21</w:t>
        </w:r>
        <w:r>
          <w:rPr>
            <w:noProof/>
            <w:webHidden/>
          </w:rPr>
          <w:fldChar w:fldCharType="end"/>
        </w:r>
      </w:hyperlink>
    </w:p>
    <w:p w:rsidR="00A0697D" w:rsidRDefault="00075C6B">
      <w:pPr>
        <w:pStyle w:val="30"/>
        <w:rPr>
          <w:rFonts w:asciiTheme="minorHAnsi" w:eastAsiaTheme="minorEastAsia" w:hAnsiTheme="minorHAnsi" w:cstheme="minorBidi"/>
          <w:iCs w:val="0"/>
          <w:noProof/>
          <w:szCs w:val="22"/>
        </w:rPr>
      </w:pPr>
      <w:hyperlink w:anchor="_Toc484106731" w:history="1">
        <w:r w:rsidR="00A0697D" w:rsidRPr="00296A0D">
          <w:rPr>
            <w:rStyle w:val="a8"/>
            <w:noProof/>
          </w:rPr>
          <w:t xml:space="preserve">4.3.1  </w:t>
        </w:r>
        <w:r w:rsidR="00A0697D" w:rsidRPr="00296A0D">
          <w:rPr>
            <w:rStyle w:val="a8"/>
            <w:rFonts w:hint="eastAsia"/>
            <w:noProof/>
          </w:rPr>
          <w:t>寻路算法的空间复杂度</w:t>
        </w:r>
        <w:r w:rsidR="00A0697D">
          <w:rPr>
            <w:noProof/>
            <w:webHidden/>
          </w:rPr>
          <w:tab/>
        </w:r>
        <w:r>
          <w:rPr>
            <w:noProof/>
            <w:webHidden/>
          </w:rPr>
          <w:fldChar w:fldCharType="begin"/>
        </w:r>
        <w:r w:rsidR="00A0697D">
          <w:rPr>
            <w:noProof/>
            <w:webHidden/>
          </w:rPr>
          <w:instrText xml:space="preserve"> PAGEREF _Toc484106731 \h </w:instrText>
        </w:r>
        <w:r>
          <w:rPr>
            <w:noProof/>
            <w:webHidden/>
          </w:rPr>
        </w:r>
        <w:r>
          <w:rPr>
            <w:noProof/>
            <w:webHidden/>
          </w:rPr>
          <w:fldChar w:fldCharType="separate"/>
        </w:r>
        <w:r w:rsidR="00C134D7">
          <w:rPr>
            <w:noProof/>
            <w:webHidden/>
          </w:rPr>
          <w:t>22</w:t>
        </w:r>
        <w:r>
          <w:rPr>
            <w:noProof/>
            <w:webHidden/>
          </w:rPr>
          <w:fldChar w:fldCharType="end"/>
        </w:r>
      </w:hyperlink>
    </w:p>
    <w:p w:rsidR="00A0697D" w:rsidRDefault="00075C6B">
      <w:pPr>
        <w:pStyle w:val="11"/>
        <w:rPr>
          <w:rFonts w:asciiTheme="minorHAnsi" w:eastAsiaTheme="minorEastAsia" w:hAnsiTheme="minorHAnsi" w:cstheme="minorBidi"/>
          <w:b w:val="0"/>
          <w:bCs w:val="0"/>
          <w:caps w:val="0"/>
          <w:noProof/>
          <w:sz w:val="21"/>
          <w:szCs w:val="22"/>
        </w:rPr>
      </w:pPr>
      <w:hyperlink w:anchor="_Toc484106732" w:history="1">
        <w:r w:rsidR="00A0697D" w:rsidRPr="00296A0D">
          <w:rPr>
            <w:rStyle w:val="a8"/>
            <w:rFonts w:hint="eastAsia"/>
            <w:noProof/>
          </w:rPr>
          <w:t>第</w:t>
        </w:r>
        <w:r w:rsidR="00A0697D" w:rsidRPr="00296A0D">
          <w:rPr>
            <w:rStyle w:val="a8"/>
            <w:noProof/>
          </w:rPr>
          <w:t>5</w:t>
        </w:r>
        <w:r w:rsidR="00A0697D" w:rsidRPr="00296A0D">
          <w:rPr>
            <w:rStyle w:val="a8"/>
            <w:rFonts w:hint="eastAsia"/>
            <w:noProof/>
          </w:rPr>
          <w:t>章</w:t>
        </w:r>
        <w:r w:rsidR="00A0697D" w:rsidRPr="00296A0D">
          <w:rPr>
            <w:rStyle w:val="a8"/>
            <w:noProof/>
          </w:rPr>
          <w:t xml:space="preserve">  </w:t>
        </w:r>
        <w:r w:rsidR="00A0697D" w:rsidRPr="00296A0D">
          <w:rPr>
            <w:rStyle w:val="a8"/>
            <w:rFonts w:hint="eastAsia"/>
            <w:noProof/>
          </w:rPr>
          <w:t>算法性能测试</w:t>
        </w:r>
        <w:r w:rsidR="00A0697D">
          <w:rPr>
            <w:noProof/>
            <w:webHidden/>
          </w:rPr>
          <w:tab/>
        </w:r>
        <w:r>
          <w:rPr>
            <w:noProof/>
            <w:webHidden/>
          </w:rPr>
          <w:fldChar w:fldCharType="begin"/>
        </w:r>
        <w:r w:rsidR="00A0697D">
          <w:rPr>
            <w:noProof/>
            <w:webHidden/>
          </w:rPr>
          <w:instrText xml:space="preserve"> PAGEREF _Toc484106732 \h </w:instrText>
        </w:r>
        <w:r>
          <w:rPr>
            <w:noProof/>
            <w:webHidden/>
          </w:rPr>
        </w:r>
        <w:r>
          <w:rPr>
            <w:noProof/>
            <w:webHidden/>
          </w:rPr>
          <w:fldChar w:fldCharType="separate"/>
        </w:r>
        <w:r w:rsidR="00C134D7">
          <w:rPr>
            <w:noProof/>
            <w:webHidden/>
          </w:rPr>
          <w:t>23</w:t>
        </w:r>
        <w:r>
          <w:rPr>
            <w:noProof/>
            <w:webHidden/>
          </w:rPr>
          <w:fldChar w:fldCharType="end"/>
        </w:r>
      </w:hyperlink>
    </w:p>
    <w:p w:rsidR="00A0697D" w:rsidRDefault="00075C6B">
      <w:pPr>
        <w:pStyle w:val="21"/>
        <w:rPr>
          <w:rFonts w:asciiTheme="minorHAnsi" w:eastAsiaTheme="minorEastAsia" w:hAnsiTheme="minorHAnsi" w:cstheme="minorBidi"/>
          <w:smallCaps w:val="0"/>
          <w:noProof/>
          <w:szCs w:val="22"/>
        </w:rPr>
      </w:pPr>
      <w:hyperlink w:anchor="_Toc484106733" w:history="1">
        <w:r w:rsidR="00A0697D" w:rsidRPr="00296A0D">
          <w:rPr>
            <w:rStyle w:val="a8"/>
            <w:noProof/>
          </w:rPr>
          <w:t xml:space="preserve">5.1  </w:t>
        </w:r>
        <w:r w:rsidR="00A0697D" w:rsidRPr="00296A0D">
          <w:rPr>
            <w:rStyle w:val="a8"/>
            <w:rFonts w:hint="eastAsia"/>
            <w:noProof/>
          </w:rPr>
          <w:t>寻路算法的测试方法</w:t>
        </w:r>
        <w:r w:rsidR="00A0697D">
          <w:rPr>
            <w:noProof/>
            <w:webHidden/>
          </w:rPr>
          <w:tab/>
        </w:r>
        <w:r>
          <w:rPr>
            <w:noProof/>
            <w:webHidden/>
          </w:rPr>
          <w:fldChar w:fldCharType="begin"/>
        </w:r>
        <w:r w:rsidR="00A0697D">
          <w:rPr>
            <w:noProof/>
            <w:webHidden/>
          </w:rPr>
          <w:instrText xml:space="preserve"> PAGEREF _Toc484106733 \h </w:instrText>
        </w:r>
        <w:r>
          <w:rPr>
            <w:noProof/>
            <w:webHidden/>
          </w:rPr>
        </w:r>
        <w:r>
          <w:rPr>
            <w:noProof/>
            <w:webHidden/>
          </w:rPr>
          <w:fldChar w:fldCharType="separate"/>
        </w:r>
        <w:r w:rsidR="00C134D7">
          <w:rPr>
            <w:noProof/>
            <w:webHidden/>
          </w:rPr>
          <w:t>23</w:t>
        </w:r>
        <w:r>
          <w:rPr>
            <w:noProof/>
            <w:webHidden/>
          </w:rPr>
          <w:fldChar w:fldCharType="end"/>
        </w:r>
      </w:hyperlink>
    </w:p>
    <w:p w:rsidR="00A0697D" w:rsidRDefault="00075C6B">
      <w:pPr>
        <w:pStyle w:val="21"/>
        <w:rPr>
          <w:rFonts w:asciiTheme="minorHAnsi" w:eastAsiaTheme="minorEastAsia" w:hAnsiTheme="minorHAnsi" w:cstheme="minorBidi"/>
          <w:smallCaps w:val="0"/>
          <w:noProof/>
          <w:szCs w:val="22"/>
        </w:rPr>
      </w:pPr>
      <w:hyperlink w:anchor="_Toc484106734" w:history="1">
        <w:r w:rsidR="00A0697D" w:rsidRPr="00296A0D">
          <w:rPr>
            <w:rStyle w:val="a8"/>
            <w:noProof/>
          </w:rPr>
          <w:t xml:space="preserve">5.2  </w:t>
        </w:r>
        <w:r w:rsidR="00A0697D" w:rsidRPr="00296A0D">
          <w:rPr>
            <w:rStyle w:val="a8"/>
            <w:rFonts w:hint="eastAsia"/>
            <w:noProof/>
          </w:rPr>
          <w:t>寻路算法的测试结果</w:t>
        </w:r>
        <w:r w:rsidR="00A0697D">
          <w:rPr>
            <w:noProof/>
            <w:webHidden/>
          </w:rPr>
          <w:tab/>
        </w:r>
        <w:r>
          <w:rPr>
            <w:noProof/>
            <w:webHidden/>
          </w:rPr>
          <w:fldChar w:fldCharType="begin"/>
        </w:r>
        <w:r w:rsidR="00A0697D">
          <w:rPr>
            <w:noProof/>
            <w:webHidden/>
          </w:rPr>
          <w:instrText xml:space="preserve"> PAGEREF _Toc484106734 \h </w:instrText>
        </w:r>
        <w:r>
          <w:rPr>
            <w:noProof/>
            <w:webHidden/>
          </w:rPr>
        </w:r>
        <w:r>
          <w:rPr>
            <w:noProof/>
            <w:webHidden/>
          </w:rPr>
          <w:fldChar w:fldCharType="separate"/>
        </w:r>
        <w:r w:rsidR="00C134D7">
          <w:rPr>
            <w:noProof/>
            <w:webHidden/>
          </w:rPr>
          <w:t>24</w:t>
        </w:r>
        <w:r>
          <w:rPr>
            <w:noProof/>
            <w:webHidden/>
          </w:rPr>
          <w:fldChar w:fldCharType="end"/>
        </w:r>
      </w:hyperlink>
    </w:p>
    <w:p w:rsidR="00A0697D" w:rsidRDefault="00075C6B">
      <w:pPr>
        <w:pStyle w:val="30"/>
        <w:rPr>
          <w:rFonts w:asciiTheme="minorHAnsi" w:eastAsiaTheme="minorEastAsia" w:hAnsiTheme="minorHAnsi" w:cstheme="minorBidi"/>
          <w:iCs w:val="0"/>
          <w:noProof/>
          <w:szCs w:val="22"/>
        </w:rPr>
      </w:pPr>
      <w:hyperlink w:anchor="_Toc484106735" w:history="1">
        <w:r w:rsidR="00A0697D" w:rsidRPr="00296A0D">
          <w:rPr>
            <w:rStyle w:val="a8"/>
            <w:noProof/>
          </w:rPr>
          <w:t xml:space="preserve">5.2.1 </w:t>
        </w:r>
        <w:r w:rsidR="00A0697D" w:rsidRPr="00296A0D">
          <w:rPr>
            <w:rStyle w:val="a8"/>
            <w:rFonts w:hint="eastAsia"/>
            <w:noProof/>
          </w:rPr>
          <w:t>实验</w:t>
        </w:r>
        <w:r w:rsidR="00A0697D" w:rsidRPr="00296A0D">
          <w:rPr>
            <w:rStyle w:val="a8"/>
            <w:noProof/>
          </w:rPr>
          <w:t>1</w:t>
        </w:r>
        <w:r w:rsidR="00A0697D" w:rsidRPr="00296A0D">
          <w:rPr>
            <w:rStyle w:val="a8"/>
            <w:rFonts w:hint="eastAsia"/>
            <w:noProof/>
          </w:rPr>
          <w:t>过程追踪，验证正确性</w:t>
        </w:r>
        <w:r w:rsidR="00A0697D">
          <w:rPr>
            <w:noProof/>
            <w:webHidden/>
          </w:rPr>
          <w:tab/>
        </w:r>
        <w:r>
          <w:rPr>
            <w:noProof/>
            <w:webHidden/>
          </w:rPr>
          <w:fldChar w:fldCharType="begin"/>
        </w:r>
        <w:r w:rsidR="00A0697D">
          <w:rPr>
            <w:noProof/>
            <w:webHidden/>
          </w:rPr>
          <w:instrText xml:space="preserve"> PAGEREF _Toc484106735 \h </w:instrText>
        </w:r>
        <w:r>
          <w:rPr>
            <w:noProof/>
            <w:webHidden/>
          </w:rPr>
        </w:r>
        <w:r>
          <w:rPr>
            <w:noProof/>
            <w:webHidden/>
          </w:rPr>
          <w:fldChar w:fldCharType="separate"/>
        </w:r>
        <w:r w:rsidR="00C134D7">
          <w:rPr>
            <w:noProof/>
            <w:webHidden/>
          </w:rPr>
          <w:t>24</w:t>
        </w:r>
        <w:r>
          <w:rPr>
            <w:noProof/>
            <w:webHidden/>
          </w:rPr>
          <w:fldChar w:fldCharType="end"/>
        </w:r>
      </w:hyperlink>
    </w:p>
    <w:p w:rsidR="00A0697D" w:rsidRDefault="00075C6B">
      <w:pPr>
        <w:pStyle w:val="30"/>
        <w:rPr>
          <w:rFonts w:asciiTheme="minorHAnsi" w:eastAsiaTheme="minorEastAsia" w:hAnsiTheme="minorHAnsi" w:cstheme="minorBidi"/>
          <w:iCs w:val="0"/>
          <w:noProof/>
          <w:szCs w:val="22"/>
        </w:rPr>
      </w:pPr>
      <w:hyperlink w:anchor="_Toc484106736" w:history="1">
        <w:r w:rsidR="00A0697D" w:rsidRPr="00296A0D">
          <w:rPr>
            <w:rStyle w:val="a8"/>
            <w:noProof/>
          </w:rPr>
          <w:t xml:space="preserve">5.2.2 </w:t>
        </w:r>
        <w:r w:rsidR="00A0697D" w:rsidRPr="00296A0D">
          <w:rPr>
            <w:rStyle w:val="a8"/>
            <w:rFonts w:hint="eastAsia"/>
            <w:noProof/>
          </w:rPr>
          <w:t>实验</w:t>
        </w:r>
        <w:r w:rsidR="00A0697D" w:rsidRPr="00296A0D">
          <w:rPr>
            <w:rStyle w:val="a8"/>
            <w:noProof/>
          </w:rPr>
          <w:t>2</w:t>
        </w:r>
        <w:r w:rsidR="00A0697D" w:rsidRPr="00296A0D">
          <w:rPr>
            <w:rStyle w:val="a8"/>
            <w:rFonts w:hint="eastAsia"/>
            <w:noProof/>
          </w:rPr>
          <w:t>探索算法在不同规模下的时间效率和结果值</w:t>
        </w:r>
        <w:r w:rsidR="00A0697D">
          <w:rPr>
            <w:noProof/>
            <w:webHidden/>
          </w:rPr>
          <w:tab/>
        </w:r>
        <w:r>
          <w:rPr>
            <w:noProof/>
            <w:webHidden/>
          </w:rPr>
          <w:fldChar w:fldCharType="begin"/>
        </w:r>
        <w:r w:rsidR="00A0697D">
          <w:rPr>
            <w:noProof/>
            <w:webHidden/>
          </w:rPr>
          <w:instrText xml:space="preserve"> PAGEREF _Toc484106736 \h </w:instrText>
        </w:r>
        <w:r>
          <w:rPr>
            <w:noProof/>
            <w:webHidden/>
          </w:rPr>
        </w:r>
        <w:r>
          <w:rPr>
            <w:noProof/>
            <w:webHidden/>
          </w:rPr>
          <w:fldChar w:fldCharType="separate"/>
        </w:r>
        <w:r w:rsidR="00C134D7">
          <w:rPr>
            <w:noProof/>
            <w:webHidden/>
          </w:rPr>
          <w:t>28</w:t>
        </w:r>
        <w:r>
          <w:rPr>
            <w:noProof/>
            <w:webHidden/>
          </w:rPr>
          <w:fldChar w:fldCharType="end"/>
        </w:r>
      </w:hyperlink>
    </w:p>
    <w:p w:rsidR="00A0697D" w:rsidRDefault="00075C6B">
      <w:pPr>
        <w:pStyle w:val="11"/>
        <w:rPr>
          <w:rFonts w:asciiTheme="minorHAnsi" w:eastAsiaTheme="minorEastAsia" w:hAnsiTheme="minorHAnsi" w:cstheme="minorBidi"/>
          <w:b w:val="0"/>
          <w:bCs w:val="0"/>
          <w:caps w:val="0"/>
          <w:noProof/>
          <w:sz w:val="21"/>
          <w:szCs w:val="22"/>
        </w:rPr>
      </w:pPr>
      <w:hyperlink w:anchor="_Toc484106737" w:history="1">
        <w:r w:rsidR="00A0697D" w:rsidRPr="00296A0D">
          <w:rPr>
            <w:rStyle w:val="a8"/>
            <w:rFonts w:hint="eastAsia"/>
            <w:noProof/>
          </w:rPr>
          <w:t>第</w:t>
        </w:r>
        <w:r w:rsidR="00A0697D" w:rsidRPr="00296A0D">
          <w:rPr>
            <w:rStyle w:val="a8"/>
            <w:noProof/>
          </w:rPr>
          <w:t>6</w:t>
        </w:r>
        <w:r w:rsidR="00A0697D" w:rsidRPr="00296A0D">
          <w:rPr>
            <w:rStyle w:val="a8"/>
            <w:rFonts w:hint="eastAsia"/>
            <w:noProof/>
          </w:rPr>
          <w:t>章</w:t>
        </w:r>
        <w:r w:rsidR="00A0697D" w:rsidRPr="00296A0D">
          <w:rPr>
            <w:rStyle w:val="a8"/>
            <w:noProof/>
          </w:rPr>
          <w:t xml:space="preserve">  </w:t>
        </w:r>
        <w:r w:rsidR="00A0697D" w:rsidRPr="00296A0D">
          <w:rPr>
            <w:rStyle w:val="a8"/>
            <w:rFonts w:hint="eastAsia"/>
            <w:noProof/>
          </w:rPr>
          <w:t>总结</w:t>
        </w:r>
        <w:r w:rsidR="00A0697D">
          <w:rPr>
            <w:noProof/>
            <w:webHidden/>
          </w:rPr>
          <w:tab/>
        </w:r>
        <w:r>
          <w:rPr>
            <w:noProof/>
            <w:webHidden/>
          </w:rPr>
          <w:fldChar w:fldCharType="begin"/>
        </w:r>
        <w:r w:rsidR="00A0697D">
          <w:rPr>
            <w:noProof/>
            <w:webHidden/>
          </w:rPr>
          <w:instrText xml:space="preserve"> PAGEREF _Toc484106737 \h </w:instrText>
        </w:r>
        <w:r>
          <w:rPr>
            <w:noProof/>
            <w:webHidden/>
          </w:rPr>
        </w:r>
        <w:r>
          <w:rPr>
            <w:noProof/>
            <w:webHidden/>
          </w:rPr>
          <w:fldChar w:fldCharType="separate"/>
        </w:r>
        <w:r w:rsidR="00C134D7">
          <w:rPr>
            <w:noProof/>
            <w:webHidden/>
          </w:rPr>
          <w:t>31</w:t>
        </w:r>
        <w:r>
          <w:rPr>
            <w:noProof/>
            <w:webHidden/>
          </w:rPr>
          <w:fldChar w:fldCharType="end"/>
        </w:r>
      </w:hyperlink>
    </w:p>
    <w:p w:rsidR="00A0697D" w:rsidRDefault="00075C6B">
      <w:pPr>
        <w:pStyle w:val="11"/>
        <w:rPr>
          <w:rFonts w:asciiTheme="minorHAnsi" w:eastAsiaTheme="minorEastAsia" w:hAnsiTheme="minorHAnsi" w:cstheme="minorBidi"/>
          <w:b w:val="0"/>
          <w:bCs w:val="0"/>
          <w:caps w:val="0"/>
          <w:noProof/>
          <w:sz w:val="21"/>
          <w:szCs w:val="22"/>
        </w:rPr>
      </w:pPr>
      <w:hyperlink w:anchor="_Toc484106738" w:history="1">
        <w:r w:rsidR="00A0697D" w:rsidRPr="00296A0D">
          <w:rPr>
            <w:rStyle w:val="a8"/>
            <w:rFonts w:hint="eastAsia"/>
            <w:noProof/>
          </w:rPr>
          <w:t>参考文献</w:t>
        </w:r>
        <w:r w:rsidR="00A0697D">
          <w:rPr>
            <w:noProof/>
            <w:webHidden/>
          </w:rPr>
          <w:tab/>
        </w:r>
        <w:r>
          <w:rPr>
            <w:noProof/>
            <w:webHidden/>
          </w:rPr>
          <w:fldChar w:fldCharType="begin"/>
        </w:r>
        <w:r w:rsidR="00A0697D">
          <w:rPr>
            <w:noProof/>
            <w:webHidden/>
          </w:rPr>
          <w:instrText xml:space="preserve"> PAGEREF _Toc484106738 \h </w:instrText>
        </w:r>
        <w:r>
          <w:rPr>
            <w:noProof/>
            <w:webHidden/>
          </w:rPr>
        </w:r>
        <w:r>
          <w:rPr>
            <w:noProof/>
            <w:webHidden/>
          </w:rPr>
          <w:fldChar w:fldCharType="separate"/>
        </w:r>
        <w:r w:rsidR="00C134D7">
          <w:rPr>
            <w:noProof/>
            <w:webHidden/>
          </w:rPr>
          <w:t>32</w:t>
        </w:r>
        <w:r>
          <w:rPr>
            <w:noProof/>
            <w:webHidden/>
          </w:rPr>
          <w:fldChar w:fldCharType="end"/>
        </w:r>
      </w:hyperlink>
    </w:p>
    <w:p w:rsidR="00A0697D" w:rsidRDefault="00075C6B">
      <w:pPr>
        <w:pStyle w:val="11"/>
        <w:rPr>
          <w:rFonts w:asciiTheme="minorHAnsi" w:eastAsiaTheme="minorEastAsia" w:hAnsiTheme="minorHAnsi" w:cstheme="minorBidi"/>
          <w:b w:val="0"/>
          <w:bCs w:val="0"/>
          <w:caps w:val="0"/>
          <w:noProof/>
          <w:sz w:val="21"/>
          <w:szCs w:val="22"/>
        </w:rPr>
      </w:pPr>
      <w:hyperlink w:anchor="_Toc484106739" w:history="1">
        <w:r w:rsidR="00A0697D" w:rsidRPr="00296A0D">
          <w:rPr>
            <w:rStyle w:val="a8"/>
            <w:rFonts w:hint="eastAsia"/>
            <w:noProof/>
          </w:rPr>
          <w:t>附录</w:t>
        </w:r>
        <w:r w:rsidR="00A0697D">
          <w:rPr>
            <w:noProof/>
            <w:webHidden/>
          </w:rPr>
          <w:tab/>
        </w:r>
        <w:r>
          <w:rPr>
            <w:noProof/>
            <w:webHidden/>
          </w:rPr>
          <w:fldChar w:fldCharType="begin"/>
        </w:r>
        <w:r w:rsidR="00A0697D">
          <w:rPr>
            <w:noProof/>
            <w:webHidden/>
          </w:rPr>
          <w:instrText xml:space="preserve"> PAGEREF _Toc484106739 \h </w:instrText>
        </w:r>
        <w:r>
          <w:rPr>
            <w:noProof/>
            <w:webHidden/>
          </w:rPr>
        </w:r>
        <w:r>
          <w:rPr>
            <w:noProof/>
            <w:webHidden/>
          </w:rPr>
          <w:fldChar w:fldCharType="separate"/>
        </w:r>
        <w:r w:rsidR="00C134D7">
          <w:rPr>
            <w:noProof/>
            <w:webHidden/>
          </w:rPr>
          <w:t>32</w:t>
        </w:r>
        <w:r>
          <w:rPr>
            <w:noProof/>
            <w:webHidden/>
          </w:rPr>
          <w:fldChar w:fldCharType="end"/>
        </w:r>
      </w:hyperlink>
    </w:p>
    <w:p w:rsidR="00C62C53" w:rsidRDefault="00075C6B">
      <w:pPr>
        <w:pStyle w:val="11"/>
        <w:rPr>
          <w:rStyle w:val="a8"/>
          <w:noProof/>
        </w:rPr>
        <w:sectPr w:rsidR="00C62C53" w:rsidSect="0024761E">
          <w:footerReference w:type="default" r:id="rId16"/>
          <w:headerReference w:type="first" r:id="rId17"/>
          <w:footerReference w:type="first" r:id="rId18"/>
          <w:type w:val="continuous"/>
          <w:pgSz w:w="11906" w:h="16838" w:code="9"/>
          <w:pgMar w:top="1440" w:right="1440" w:bottom="1440" w:left="1440" w:header="907" w:footer="907" w:gutter="0"/>
          <w:pgNumType w:fmt="upperRoman" w:start="1"/>
          <w:cols w:space="425"/>
          <w:docGrid w:linePitch="312"/>
        </w:sectPr>
      </w:pPr>
      <w:hyperlink w:anchor="_Toc484106740" w:history="1">
        <w:r w:rsidR="00A0697D" w:rsidRPr="00296A0D">
          <w:rPr>
            <w:rStyle w:val="a8"/>
            <w:rFonts w:hint="eastAsia"/>
            <w:noProof/>
          </w:rPr>
          <w:t>致谢</w:t>
        </w:r>
        <w:r w:rsidR="00A0697D">
          <w:rPr>
            <w:noProof/>
            <w:webHidden/>
          </w:rPr>
          <w:tab/>
        </w:r>
        <w:r>
          <w:rPr>
            <w:noProof/>
            <w:webHidden/>
          </w:rPr>
          <w:fldChar w:fldCharType="begin"/>
        </w:r>
        <w:r w:rsidR="00A0697D">
          <w:rPr>
            <w:noProof/>
            <w:webHidden/>
          </w:rPr>
          <w:instrText xml:space="preserve"> PAGEREF _Toc484106740 \h </w:instrText>
        </w:r>
        <w:r>
          <w:rPr>
            <w:noProof/>
            <w:webHidden/>
          </w:rPr>
        </w:r>
        <w:r>
          <w:rPr>
            <w:noProof/>
            <w:webHidden/>
          </w:rPr>
          <w:fldChar w:fldCharType="separate"/>
        </w:r>
        <w:r w:rsidR="00C134D7">
          <w:rPr>
            <w:noProof/>
            <w:webHidden/>
          </w:rPr>
          <w:t>38</w:t>
        </w:r>
        <w:r>
          <w:rPr>
            <w:noProof/>
            <w:webHidden/>
          </w:rPr>
          <w:fldChar w:fldCharType="end"/>
        </w:r>
      </w:hyperlink>
    </w:p>
    <w:p w:rsidR="00E13BB6" w:rsidRPr="00CF76E2" w:rsidRDefault="00075C6B" w:rsidP="0024761E">
      <w:pPr>
        <w:pStyle w:val="10"/>
        <w:pageBreakBefore/>
        <w:ind w:left="810" w:hanging="810"/>
        <w:rPr>
          <w:rFonts w:hAnsi="黑体"/>
          <w:szCs w:val="32"/>
        </w:rPr>
      </w:pPr>
      <w:r>
        <w:rPr>
          <w:caps/>
          <w:sz w:val="24"/>
          <w:szCs w:val="20"/>
        </w:rPr>
        <w:lastRenderedPageBreak/>
        <w:fldChar w:fldCharType="end"/>
      </w:r>
      <w:bookmarkStart w:id="4" w:name="_Toc148256457"/>
      <w:bookmarkStart w:id="5" w:name="_Toc149190039"/>
      <w:bookmarkStart w:id="6" w:name="_Toc484106706"/>
      <w:r w:rsidR="003A79AB" w:rsidRPr="00CB063E">
        <w:t>第</w:t>
      </w:r>
      <w:r w:rsidR="00E616CA">
        <w:rPr>
          <w:rFonts w:hint="eastAsia"/>
        </w:rPr>
        <w:t>1</w:t>
      </w:r>
      <w:r w:rsidR="00607AE8" w:rsidRPr="00CB063E">
        <w:t xml:space="preserve">章 </w:t>
      </w:r>
      <w:r w:rsidR="006A39C6" w:rsidRPr="00CB063E">
        <w:t xml:space="preserve"> </w:t>
      </w:r>
      <w:r w:rsidR="00607AE8" w:rsidRPr="00CB063E">
        <w:t>绪</w:t>
      </w:r>
      <w:r w:rsidR="00AA523B" w:rsidRPr="00CB063E">
        <w:t xml:space="preserve"> </w:t>
      </w:r>
      <w:r w:rsidR="007E2411">
        <w:rPr>
          <w:rFonts w:hint="eastAsia"/>
        </w:rPr>
        <w:t xml:space="preserve"> </w:t>
      </w:r>
      <w:r w:rsidR="00607AE8" w:rsidRPr="00CB063E">
        <w:t>论</w:t>
      </w:r>
      <w:bookmarkEnd w:id="4"/>
      <w:bookmarkEnd w:id="5"/>
      <w:bookmarkEnd w:id="6"/>
    </w:p>
    <w:p w:rsidR="00607AE8" w:rsidRPr="00BA18C5" w:rsidRDefault="000C2BCE" w:rsidP="00BA18C5">
      <w:pPr>
        <w:pStyle w:val="20"/>
        <w:rPr>
          <w:rStyle w:val="2Char"/>
          <w:b w:val="0"/>
          <w:bCs/>
          <w:sz w:val="28"/>
          <w:szCs w:val="28"/>
        </w:rPr>
      </w:pPr>
      <w:bookmarkStart w:id="7" w:name="_Toc148256458"/>
      <w:bookmarkStart w:id="8" w:name="_Toc149190040"/>
      <w:bookmarkStart w:id="9" w:name="_Toc484106707"/>
      <w:r w:rsidRPr="00217DA1">
        <w:rPr>
          <w:rStyle w:val="2Char"/>
          <w:rFonts w:ascii="Times New Roman" w:hAnsi="Times New Roman"/>
          <w:b w:val="0"/>
          <w:bCs/>
          <w:sz w:val="28"/>
        </w:rPr>
        <w:t>1.1</w:t>
      </w:r>
      <w:r w:rsidRPr="00BA18C5">
        <w:rPr>
          <w:rStyle w:val="2Char"/>
          <w:b w:val="0"/>
          <w:bCs/>
          <w:sz w:val="28"/>
        </w:rPr>
        <w:t xml:space="preserve"> </w:t>
      </w:r>
      <w:r w:rsidRPr="00BA18C5">
        <w:rPr>
          <w:rStyle w:val="2Char"/>
          <w:rFonts w:hint="eastAsia"/>
          <w:b w:val="0"/>
          <w:bCs/>
          <w:sz w:val="28"/>
        </w:rPr>
        <w:t xml:space="preserve"> </w:t>
      </w:r>
      <w:bookmarkEnd w:id="7"/>
      <w:bookmarkEnd w:id="8"/>
      <w:r w:rsidR="00BC0948" w:rsidRPr="00BA18C5">
        <w:rPr>
          <w:rStyle w:val="2Char"/>
          <w:rFonts w:hint="eastAsia"/>
          <w:b w:val="0"/>
          <w:bCs/>
          <w:sz w:val="28"/>
        </w:rPr>
        <w:t>课题研究的背景和意义</w:t>
      </w:r>
      <w:bookmarkEnd w:id="9"/>
    </w:p>
    <w:p w:rsidR="00607AE8" w:rsidRPr="00BA18C5" w:rsidRDefault="000C2BCE" w:rsidP="00BA18C5">
      <w:pPr>
        <w:pStyle w:val="3"/>
      </w:pPr>
      <w:bookmarkStart w:id="10" w:name="_Toc148256459"/>
      <w:bookmarkStart w:id="11" w:name="_Toc149190041"/>
      <w:bookmarkStart w:id="12" w:name="_Toc484106708"/>
      <w:smartTag w:uri="urn:schemas-microsoft-com:office:smarttags" w:element="chsdate">
        <w:smartTagPr>
          <w:attr w:name="IsROCDate" w:val="False"/>
          <w:attr w:name="IsLunarDate" w:val="False"/>
          <w:attr w:name="Day" w:val="30"/>
          <w:attr w:name="Month" w:val="12"/>
          <w:attr w:name="Year" w:val="1899"/>
        </w:smartTagPr>
        <w:r w:rsidRPr="00BA18C5">
          <w:t>1.1.1</w:t>
        </w:r>
      </w:smartTag>
      <w:r w:rsidRPr="00BA18C5">
        <w:rPr>
          <w:rFonts w:hint="eastAsia"/>
        </w:rPr>
        <w:t xml:space="preserve">  </w:t>
      </w:r>
      <w:bookmarkEnd w:id="10"/>
      <w:bookmarkEnd w:id="11"/>
      <w:r w:rsidR="00A50AB2">
        <w:rPr>
          <w:rFonts w:hint="eastAsia"/>
        </w:rPr>
        <w:t>课题的研究</w:t>
      </w:r>
      <w:r w:rsidR="00BC0948" w:rsidRPr="00BA18C5">
        <w:rPr>
          <w:rFonts w:hint="eastAsia"/>
        </w:rPr>
        <w:t>背景</w:t>
      </w:r>
      <w:bookmarkEnd w:id="12"/>
    </w:p>
    <w:p w:rsidR="00423187" w:rsidRDefault="00E26F38" w:rsidP="00EB5824">
      <w:pPr>
        <w:pStyle w:val="22"/>
        <w:rPr>
          <w:rFonts w:ascii="Times New Roman"/>
        </w:rPr>
      </w:pPr>
      <w:r w:rsidRPr="008B43E7">
        <w:rPr>
          <w:rFonts w:ascii="Times New Roman" w:hint="eastAsia"/>
        </w:rPr>
        <w:t>在当今</w:t>
      </w:r>
      <w:r w:rsidR="00B7019C">
        <w:rPr>
          <w:rFonts w:ascii="Times New Roman" w:hint="eastAsia"/>
        </w:rPr>
        <w:t>社会，网络无处不在，网络信息通过路由之间的不断转发，传达到使用者主机</w:t>
      </w:r>
      <w:r w:rsidRPr="008B43E7">
        <w:rPr>
          <w:rFonts w:ascii="Times New Roman" w:hint="eastAsia"/>
        </w:rPr>
        <w:t>处。转发的过程在</w:t>
      </w:r>
      <w:r w:rsidRPr="008B43E7">
        <w:rPr>
          <w:rFonts w:ascii="Times New Roman" w:hAnsi="Times New Roman" w:hint="eastAsia"/>
        </w:rPr>
        <w:t>IP</w:t>
      </w:r>
      <w:r w:rsidRPr="008B43E7">
        <w:rPr>
          <w:rFonts w:ascii="Times New Roman" w:hint="eastAsia"/>
        </w:rPr>
        <w:t>层进行，</w:t>
      </w:r>
      <w:r w:rsidR="00423187">
        <w:rPr>
          <w:rFonts w:ascii="Times New Roman" w:hint="eastAsia"/>
        </w:rPr>
        <w:t>一片包含一定数量的网络系统称为自制系统（</w:t>
      </w:r>
      <w:r w:rsidR="00423187">
        <w:rPr>
          <w:rFonts w:ascii="Times New Roman" w:hint="eastAsia"/>
        </w:rPr>
        <w:t>AS</w:t>
      </w:r>
      <w:r w:rsidR="00423187">
        <w:rPr>
          <w:rFonts w:ascii="Times New Roman" w:hint="eastAsia"/>
        </w:rPr>
        <w:t>，</w:t>
      </w:r>
      <w:r w:rsidR="00423187">
        <w:rPr>
          <w:rFonts w:ascii="Times New Roman" w:hint="eastAsia"/>
        </w:rPr>
        <w:t>Autonomous System</w:t>
      </w:r>
      <w:r w:rsidR="00423187">
        <w:rPr>
          <w:rFonts w:ascii="Times New Roman" w:hint="eastAsia"/>
        </w:rPr>
        <w:t>），在同一个自治系统内，采用同一个内部选择协议。</w:t>
      </w:r>
    </w:p>
    <w:p w:rsidR="00663640" w:rsidRPr="008B43E7" w:rsidRDefault="00E26F38" w:rsidP="00EB5824">
      <w:pPr>
        <w:pStyle w:val="22"/>
        <w:rPr>
          <w:rFonts w:ascii="Times New Roman" w:hAnsi="Times New Roman"/>
        </w:rPr>
      </w:pPr>
      <w:r w:rsidRPr="008B43E7">
        <w:rPr>
          <w:rFonts w:ascii="Times New Roman" w:hint="eastAsia"/>
        </w:rPr>
        <w:t>选择转发到哪个路由通过路由</w:t>
      </w:r>
      <w:r w:rsidR="00B7019C">
        <w:rPr>
          <w:rFonts w:ascii="Times New Roman" w:hint="eastAsia"/>
        </w:rPr>
        <w:t>选择表来确定，而路由选择表在确定最佳路径的过程中被初始化和维护。</w:t>
      </w:r>
      <w:r w:rsidRPr="008B43E7">
        <w:rPr>
          <w:rFonts w:ascii="Times New Roman" w:hint="eastAsia"/>
        </w:rPr>
        <w:t>常见的路由选择协议有</w:t>
      </w:r>
      <w:r w:rsidRPr="008B43E7">
        <w:rPr>
          <w:rFonts w:ascii="Times New Roman" w:hAnsi="Times New Roman" w:hint="eastAsia"/>
        </w:rPr>
        <w:t>RIP</w:t>
      </w:r>
      <w:r w:rsidRPr="008B43E7">
        <w:rPr>
          <w:rFonts w:ascii="Times New Roman" w:hint="eastAsia"/>
        </w:rPr>
        <w:t>、</w:t>
      </w:r>
      <w:r w:rsidRPr="008B43E7">
        <w:rPr>
          <w:rFonts w:ascii="Times New Roman" w:hAnsi="Times New Roman" w:hint="eastAsia"/>
        </w:rPr>
        <w:t>OSPF</w:t>
      </w:r>
      <w:r w:rsidRPr="008B43E7">
        <w:rPr>
          <w:rFonts w:ascii="Times New Roman" w:hint="eastAsia"/>
        </w:rPr>
        <w:t>以及</w:t>
      </w:r>
      <w:r w:rsidRPr="008B43E7">
        <w:rPr>
          <w:rFonts w:ascii="Times New Roman" w:hAnsi="Times New Roman" w:hint="eastAsia"/>
        </w:rPr>
        <w:t>IGRP</w:t>
      </w:r>
      <w:r w:rsidRPr="008B43E7">
        <w:rPr>
          <w:rFonts w:ascii="Times New Roman" w:hint="eastAsia"/>
        </w:rPr>
        <w:t>等</w:t>
      </w:r>
      <w:r w:rsidRPr="00B77DBB">
        <w:rPr>
          <w:rFonts w:ascii="Times New Roman" w:hAnsi="Times New Roman" w:hint="eastAsia"/>
          <w:vertAlign w:val="superscript"/>
        </w:rPr>
        <w:t>[1]</w:t>
      </w:r>
      <w:r w:rsidRPr="008B43E7">
        <w:rPr>
          <w:rFonts w:ascii="Times New Roman" w:hint="eastAsia"/>
        </w:rPr>
        <w:t>。</w:t>
      </w:r>
      <w:r w:rsidR="00B7019C">
        <w:rPr>
          <w:rFonts w:ascii="Times New Roman" w:hint="eastAsia"/>
        </w:rPr>
        <w:t>RIP</w:t>
      </w:r>
      <w:r w:rsidR="00B7019C">
        <w:rPr>
          <w:rFonts w:ascii="Times New Roman" w:hint="eastAsia"/>
        </w:rPr>
        <w:t>路由协议通过和相邻路由进行信息的交换，获取下一跳距离来动态更新确定下一条该选择的路由。</w:t>
      </w:r>
      <w:r w:rsidR="00145C21">
        <w:rPr>
          <w:rFonts w:ascii="Times New Roman" w:hint="eastAsia"/>
        </w:rPr>
        <w:t>本课题涉及的路由选择算法为</w:t>
      </w:r>
      <w:r w:rsidR="00DF4137">
        <w:rPr>
          <w:rFonts w:ascii="Times New Roman" w:hint="eastAsia"/>
        </w:rPr>
        <w:t>开放最短路径优先协议</w:t>
      </w:r>
      <w:r w:rsidR="00145C21">
        <w:rPr>
          <w:rFonts w:ascii="Times New Roman" w:hint="eastAsia"/>
        </w:rPr>
        <w:t>（</w:t>
      </w:r>
      <w:r w:rsidR="00145C21">
        <w:rPr>
          <w:rFonts w:ascii="Times New Roman" w:hint="eastAsia"/>
        </w:rPr>
        <w:t>OSPF</w:t>
      </w:r>
      <w:r w:rsidR="00145C21">
        <w:rPr>
          <w:rFonts w:ascii="Times New Roman" w:hint="eastAsia"/>
        </w:rPr>
        <w:t>，</w:t>
      </w:r>
      <w:r w:rsidR="00145C21" w:rsidRPr="00145C21">
        <w:rPr>
          <w:rFonts w:ascii="Times New Roman"/>
        </w:rPr>
        <w:t>Open Shortest Path First</w:t>
      </w:r>
      <w:r w:rsidR="00145C21">
        <w:rPr>
          <w:rFonts w:ascii="Times New Roman" w:hint="eastAsia"/>
        </w:rPr>
        <w:t>）</w:t>
      </w:r>
      <w:r w:rsidR="00DF4137">
        <w:rPr>
          <w:rFonts w:ascii="Times New Roman" w:hint="eastAsia"/>
        </w:rPr>
        <w:t>，每个路由器通过存放链路状态的数据库，获得全网的拓扑结构，并用相关的</w:t>
      </w:r>
      <w:r w:rsidR="00A56C2B">
        <w:rPr>
          <w:rFonts w:ascii="Times New Roman" w:hint="eastAsia"/>
        </w:rPr>
        <w:t>最短路径</w:t>
      </w:r>
      <w:r w:rsidR="00A50AB2">
        <w:rPr>
          <w:rFonts w:ascii="Times New Roman" w:hint="eastAsia"/>
        </w:rPr>
        <w:t>优先</w:t>
      </w:r>
      <w:r w:rsidR="00A56C2B">
        <w:rPr>
          <w:rFonts w:ascii="Times New Roman" w:hint="eastAsia"/>
        </w:rPr>
        <w:t>（</w:t>
      </w:r>
      <w:r w:rsidR="00A56C2B">
        <w:rPr>
          <w:rFonts w:ascii="Times New Roman" w:hint="eastAsia"/>
        </w:rPr>
        <w:t>SPF</w:t>
      </w:r>
      <w:r w:rsidR="00A56C2B">
        <w:rPr>
          <w:rFonts w:ascii="Times New Roman" w:hint="eastAsia"/>
        </w:rPr>
        <w:t>，</w:t>
      </w:r>
      <w:r w:rsidR="00A56C2B">
        <w:rPr>
          <w:rFonts w:ascii="Times New Roman" w:hint="eastAsia"/>
        </w:rPr>
        <w:t>Shortes Path First</w:t>
      </w:r>
      <w:r w:rsidR="00A56C2B">
        <w:rPr>
          <w:rFonts w:ascii="Times New Roman" w:hint="eastAsia"/>
        </w:rPr>
        <w:t>）</w:t>
      </w:r>
      <w:r w:rsidR="00DF4137">
        <w:rPr>
          <w:rFonts w:ascii="Times New Roman" w:hint="eastAsia"/>
        </w:rPr>
        <w:t>寻路算法，求出整个拓扑结构中的最短路，并给相应路由确定该转发的路径。当链路状态发生变化时，通过泛洪法来转发更新信息并构建新的数据库信息。</w:t>
      </w:r>
    </w:p>
    <w:p w:rsidR="00663640" w:rsidRPr="008B43E7" w:rsidRDefault="00E26F38" w:rsidP="00E26F38">
      <w:pPr>
        <w:pStyle w:val="22"/>
        <w:rPr>
          <w:rFonts w:ascii="Times New Roman" w:hAnsi="Times New Roman"/>
        </w:rPr>
      </w:pPr>
      <w:r w:rsidRPr="008B43E7">
        <w:rPr>
          <w:rFonts w:ascii="Times New Roman" w:hint="eastAsia"/>
        </w:rPr>
        <w:t>而随着网络通信和云</w:t>
      </w:r>
      <w:r w:rsidR="00632459">
        <w:rPr>
          <w:rFonts w:ascii="Times New Roman" w:hint="eastAsia"/>
        </w:rPr>
        <w:t>计算的不断发展，企业对于网络路由的选路策略愈发重视。当确定起始路由和目标路由</w:t>
      </w:r>
      <w:r w:rsidRPr="008B43E7">
        <w:rPr>
          <w:rFonts w:ascii="Times New Roman" w:hint="eastAsia"/>
        </w:rPr>
        <w:t>之后，需要通过上述介绍的路由转发过程到达目标点。</w:t>
      </w:r>
      <w:r w:rsidR="00632459">
        <w:rPr>
          <w:rFonts w:ascii="Times New Roman" w:hint="eastAsia"/>
        </w:rPr>
        <w:t>假设使用的是</w:t>
      </w:r>
      <w:r w:rsidR="00632459">
        <w:rPr>
          <w:rFonts w:ascii="Times New Roman" w:hint="eastAsia"/>
        </w:rPr>
        <w:t>OSPF</w:t>
      </w:r>
      <w:r w:rsidR="00632459">
        <w:rPr>
          <w:rFonts w:ascii="Times New Roman" w:hint="eastAsia"/>
        </w:rPr>
        <w:t>协议，则需要确定好其中的</w:t>
      </w:r>
      <w:r w:rsidR="00632459">
        <w:rPr>
          <w:rFonts w:ascii="Times New Roman" w:hint="eastAsia"/>
        </w:rPr>
        <w:t>SPF</w:t>
      </w:r>
      <w:r w:rsidR="00632459">
        <w:rPr>
          <w:rFonts w:ascii="Times New Roman" w:hint="eastAsia"/>
        </w:rPr>
        <w:t>选择算法。当传输网络中的路由数达到上千</w:t>
      </w:r>
      <w:r w:rsidRPr="008B43E7">
        <w:rPr>
          <w:rFonts w:ascii="Times New Roman" w:hint="eastAsia"/>
        </w:rPr>
        <w:t>时，为了减小用户时延，对选路策略的速度要求会非常高。同时因为各种条件的限制，需要在算法中考虑各种特殊情况</w:t>
      </w:r>
      <w:r w:rsidR="00632459">
        <w:rPr>
          <w:rFonts w:ascii="Times New Roman" w:hint="eastAsia"/>
        </w:rPr>
        <w:t>，例如指定转发路由、通信线路出现故障等</w:t>
      </w:r>
      <w:r w:rsidRPr="008B43E7">
        <w:rPr>
          <w:rFonts w:ascii="Times New Roman" w:hint="eastAsia"/>
        </w:rPr>
        <w:t>。故国内外公司投入了很大的精力，来研发更合适更高效的网络转发算法。</w:t>
      </w:r>
    </w:p>
    <w:p w:rsidR="00607AE8" w:rsidRPr="00BA18C5" w:rsidRDefault="000C2BCE" w:rsidP="00BA18C5">
      <w:pPr>
        <w:pStyle w:val="3"/>
      </w:pPr>
      <w:bookmarkStart w:id="13" w:name="_Toc149190043"/>
      <w:bookmarkStart w:id="14" w:name="_Toc484106709"/>
      <w:smartTag w:uri="urn:schemas-microsoft-com:office:smarttags" w:element="chsdate">
        <w:smartTagPr>
          <w:attr w:name="Year" w:val="1899"/>
          <w:attr w:name="Month" w:val="12"/>
          <w:attr w:name="Day" w:val="30"/>
          <w:attr w:name="IsLunarDate" w:val="False"/>
          <w:attr w:name="IsROCDate" w:val="False"/>
        </w:smartTagPr>
        <w:r w:rsidRPr="00BA18C5">
          <w:t>1.1.2</w:t>
        </w:r>
      </w:smartTag>
      <w:r w:rsidRPr="00BA18C5">
        <w:rPr>
          <w:rFonts w:hint="eastAsia"/>
        </w:rPr>
        <w:t xml:space="preserve">  </w:t>
      </w:r>
      <w:bookmarkEnd w:id="13"/>
      <w:r w:rsidR="00A50AB2">
        <w:rPr>
          <w:rFonts w:hint="eastAsia"/>
        </w:rPr>
        <w:t>课题的研究</w:t>
      </w:r>
      <w:r w:rsidR="00E26F38" w:rsidRPr="00BA18C5">
        <w:rPr>
          <w:rFonts w:hint="eastAsia"/>
        </w:rPr>
        <w:t>意义</w:t>
      </w:r>
      <w:bookmarkEnd w:id="14"/>
    </w:p>
    <w:p w:rsidR="009F5EF3" w:rsidRDefault="00E26F38" w:rsidP="006E3879">
      <w:pPr>
        <w:pStyle w:val="22"/>
        <w:rPr>
          <w:rFonts w:ascii="Times New Roman"/>
        </w:rPr>
      </w:pPr>
      <w:r w:rsidRPr="008B43E7">
        <w:rPr>
          <w:rFonts w:ascii="Times New Roman" w:hint="eastAsia"/>
        </w:rPr>
        <w:t>在设计大规模网络路由的线路选择算法时，不仅仅要确定最短路径，还需要考虑其他的限制，在此过程中不断改进最短路径算法</w:t>
      </w:r>
      <w:r w:rsidRPr="00B77DBB">
        <w:rPr>
          <w:rFonts w:ascii="Times New Roman" w:hAnsi="Times New Roman" w:hint="eastAsia"/>
          <w:vertAlign w:val="superscript"/>
        </w:rPr>
        <w:t>[2]</w:t>
      </w:r>
      <w:r w:rsidRPr="008B43E7">
        <w:rPr>
          <w:rFonts w:ascii="Times New Roman" w:hint="eastAsia"/>
        </w:rPr>
        <w:t>。</w:t>
      </w:r>
    </w:p>
    <w:p w:rsidR="009F5EF3" w:rsidRDefault="009F5EF3" w:rsidP="006E3879">
      <w:pPr>
        <w:pStyle w:val="22"/>
        <w:rPr>
          <w:rFonts w:ascii="Times New Roman"/>
        </w:rPr>
      </w:pPr>
      <w:r>
        <w:rPr>
          <w:rFonts w:ascii="Times New Roman" w:hint="eastAsia"/>
        </w:rPr>
        <w:t>我们参考如图</w:t>
      </w:r>
      <w:r>
        <w:rPr>
          <w:rFonts w:ascii="Times New Roman" w:hint="eastAsia"/>
        </w:rPr>
        <w:t>1-1</w:t>
      </w:r>
      <w:r>
        <w:rPr>
          <w:rFonts w:ascii="Times New Roman" w:hint="eastAsia"/>
        </w:rPr>
        <w:t>所示的场景图。</w:t>
      </w:r>
    </w:p>
    <w:p w:rsidR="00423187" w:rsidRDefault="00423187" w:rsidP="006E3879">
      <w:pPr>
        <w:pStyle w:val="22"/>
        <w:rPr>
          <w:rFonts w:ascii="Times New Roman"/>
        </w:rPr>
      </w:pPr>
      <w:r>
        <w:rPr>
          <w:rFonts w:ascii="Times New Roman" w:hint="eastAsia"/>
        </w:rPr>
        <w:t>首先，由于通信和网络的不断发展，可能会出现一片包含上千路由的自制系统。故我们假定一个大规模的场景，其系统内路由数量最大可达到</w:t>
      </w:r>
      <w:r>
        <w:rPr>
          <w:rFonts w:ascii="Times New Roman" w:hint="eastAsia"/>
        </w:rPr>
        <w:t>1200</w:t>
      </w:r>
      <w:r>
        <w:rPr>
          <w:rFonts w:ascii="Times New Roman" w:hint="eastAsia"/>
        </w:rPr>
        <w:t>个。系统内路由数量</w:t>
      </w:r>
      <w:r>
        <w:rPr>
          <w:rFonts w:ascii="Times New Roman" w:hint="eastAsia"/>
        </w:rPr>
        <w:lastRenderedPageBreak/>
        <w:t>的增大会使得寻路效率变慢。</w:t>
      </w:r>
    </w:p>
    <w:p w:rsidR="00423187" w:rsidRDefault="00423187" w:rsidP="009F5EF3">
      <w:pPr>
        <w:pStyle w:val="22"/>
        <w:rPr>
          <w:rFonts w:ascii="Times New Roman"/>
        </w:rPr>
      </w:pPr>
      <w:r>
        <w:rPr>
          <w:rFonts w:ascii="Times New Roman" w:hint="eastAsia"/>
        </w:rPr>
        <w:t>而</w:t>
      </w:r>
      <w:r w:rsidR="009F5EF3">
        <w:rPr>
          <w:rFonts w:ascii="Times New Roman" w:hint="eastAsia"/>
        </w:rPr>
        <w:t>对于网络层</w:t>
      </w:r>
      <w:r>
        <w:rPr>
          <w:rFonts w:ascii="Times New Roman" w:hint="eastAsia"/>
        </w:rPr>
        <w:t>中路由的传输选择算法，</w:t>
      </w:r>
      <w:r w:rsidR="009F5EF3" w:rsidRPr="008B43E7">
        <w:rPr>
          <w:rFonts w:ascii="Times New Roman" w:hint="eastAsia"/>
        </w:rPr>
        <w:t>有时候需要规定特定的必经路由集，即转发过程必须经过必经路由集中的路由</w:t>
      </w:r>
      <w:r>
        <w:rPr>
          <w:rFonts w:ascii="Times New Roman" w:hint="eastAsia"/>
        </w:rPr>
        <w:t>（图中的大路由器）</w:t>
      </w:r>
      <w:r w:rsidR="009F5EF3" w:rsidRPr="008B43E7">
        <w:rPr>
          <w:rFonts w:ascii="Times New Roman" w:hint="eastAsia"/>
        </w:rPr>
        <w:t>。</w:t>
      </w:r>
    </w:p>
    <w:p w:rsidR="00423187" w:rsidRDefault="009F5EF3" w:rsidP="009F5EF3">
      <w:pPr>
        <w:pStyle w:val="22"/>
        <w:rPr>
          <w:rFonts w:ascii="Times New Roman"/>
        </w:rPr>
      </w:pPr>
      <w:r w:rsidRPr="008B43E7">
        <w:rPr>
          <w:rFonts w:ascii="Times New Roman" w:hint="eastAsia"/>
        </w:rPr>
        <w:t>同时，考虑到当线路上某段线缆出现问题，且无法确定是哪一段出现问题时，必须在用户察觉之前，启动备选通路，该备选通路要求与故障线路的重边尽可能地少，</w:t>
      </w:r>
      <w:r w:rsidR="00423187">
        <w:rPr>
          <w:rFonts w:ascii="Times New Roman" w:hint="eastAsia"/>
        </w:rPr>
        <w:t>以尽可能</w:t>
      </w:r>
      <w:r w:rsidRPr="008B43E7">
        <w:rPr>
          <w:rFonts w:ascii="Times New Roman" w:hint="eastAsia"/>
        </w:rPr>
        <w:t>避开出错线缆。</w:t>
      </w:r>
    </w:p>
    <w:p w:rsidR="009F5EF3" w:rsidRDefault="009F5EF3" w:rsidP="009F5EF3">
      <w:pPr>
        <w:pStyle w:val="22"/>
        <w:rPr>
          <w:rFonts w:ascii="Times New Roman"/>
        </w:rPr>
      </w:pPr>
      <w:r>
        <w:rPr>
          <w:rFonts w:ascii="Times New Roman" w:hint="eastAsia"/>
        </w:rPr>
        <w:t>同时由于传输的时效性特点，</w:t>
      </w:r>
      <w:r w:rsidR="00423187">
        <w:rPr>
          <w:rFonts w:ascii="Times New Roman" w:hint="eastAsia"/>
        </w:rPr>
        <w:t>为了优先保障网络线路的传输，</w:t>
      </w:r>
      <w:r>
        <w:rPr>
          <w:rFonts w:ascii="Times New Roman" w:hint="eastAsia"/>
        </w:rPr>
        <w:t>必须在尽可能快的时间内得到一个可行解</w:t>
      </w:r>
      <w:r w:rsidR="00423187">
        <w:rPr>
          <w:rFonts w:ascii="Times New Roman" w:hint="eastAsia"/>
        </w:rPr>
        <w:t>。</w:t>
      </w:r>
      <w:r>
        <w:rPr>
          <w:rFonts w:ascii="Times New Roman" w:hint="eastAsia"/>
        </w:rPr>
        <w:t>故</w:t>
      </w:r>
      <w:r w:rsidR="00423187">
        <w:rPr>
          <w:rFonts w:ascii="Times New Roman" w:hint="eastAsia"/>
        </w:rPr>
        <w:t>能否尽快</w:t>
      </w:r>
      <w:r>
        <w:rPr>
          <w:rFonts w:ascii="Times New Roman" w:hint="eastAsia"/>
        </w:rPr>
        <w:t>得出第一个结果</w:t>
      </w:r>
      <w:r w:rsidR="00423187">
        <w:rPr>
          <w:rFonts w:ascii="Times New Roman" w:hint="eastAsia"/>
        </w:rPr>
        <w:t>，</w:t>
      </w:r>
      <w:r>
        <w:rPr>
          <w:rFonts w:ascii="Times New Roman" w:hint="eastAsia"/>
        </w:rPr>
        <w:t>也是一个重要考察因素</w:t>
      </w:r>
      <w:r w:rsidR="00423187">
        <w:rPr>
          <w:rFonts w:ascii="Times New Roman" w:hint="eastAsia"/>
        </w:rPr>
        <w:t>。</w:t>
      </w:r>
    </w:p>
    <w:p w:rsidR="009F5EF3" w:rsidRDefault="009F5EF3" w:rsidP="009F5EF3">
      <w:pPr>
        <w:pStyle w:val="22"/>
        <w:ind w:firstLineChars="0" w:firstLine="0"/>
        <w:jc w:val="center"/>
        <w:rPr>
          <w:rFonts w:ascii="Times New Roman"/>
        </w:rPr>
      </w:pPr>
      <w:r>
        <w:rPr>
          <w:rFonts w:ascii="Times New Roman" w:hint="eastAsia"/>
          <w:noProof/>
        </w:rPr>
        <w:drawing>
          <wp:inline distT="0" distB="0" distL="0" distR="0">
            <wp:extent cx="4855100" cy="3158020"/>
            <wp:effectExtent l="19050" t="0" r="2650" b="0"/>
            <wp:docPr id="26" name="图片 25" descr="网络拓扑图dad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网络拓扑图dadada.jpg"/>
                    <pic:cNvPicPr/>
                  </pic:nvPicPr>
                  <pic:blipFill>
                    <a:blip r:embed="rId19" cstate="print"/>
                    <a:stretch>
                      <a:fillRect/>
                    </a:stretch>
                  </pic:blipFill>
                  <pic:spPr>
                    <a:xfrm>
                      <a:off x="0" y="0"/>
                      <a:ext cx="4853698" cy="3157108"/>
                    </a:xfrm>
                    <a:prstGeom prst="rect">
                      <a:avLst/>
                    </a:prstGeom>
                  </pic:spPr>
                </pic:pic>
              </a:graphicData>
            </a:graphic>
          </wp:inline>
        </w:drawing>
      </w:r>
    </w:p>
    <w:p w:rsidR="009F5EF3" w:rsidRDefault="009F5EF3" w:rsidP="009F5EF3">
      <w:pPr>
        <w:pStyle w:val="22"/>
        <w:ind w:firstLineChars="0" w:firstLine="0"/>
        <w:jc w:val="center"/>
        <w:rPr>
          <w:rFonts w:ascii="Times New Roman"/>
        </w:rPr>
      </w:pPr>
      <w:r w:rsidRPr="008537EE">
        <w:rPr>
          <w:rFonts w:ascii="Times New Roman" w:hint="eastAsia"/>
          <w:sz w:val="21"/>
          <w:szCs w:val="21"/>
        </w:rPr>
        <w:t>图</w:t>
      </w:r>
      <w:r w:rsidR="002916F7">
        <w:rPr>
          <w:rFonts w:ascii="Times New Roman" w:hint="eastAsia"/>
          <w:sz w:val="21"/>
          <w:szCs w:val="21"/>
        </w:rPr>
        <w:t xml:space="preserve">1-1  </w:t>
      </w:r>
      <w:r>
        <w:rPr>
          <w:rFonts w:ascii="Times New Roman" w:hint="eastAsia"/>
          <w:sz w:val="21"/>
          <w:szCs w:val="21"/>
        </w:rPr>
        <w:t>课题应用场景</w:t>
      </w:r>
      <w:r w:rsidRPr="008537EE">
        <w:rPr>
          <w:rFonts w:ascii="Times New Roman" w:hint="eastAsia"/>
          <w:sz w:val="21"/>
          <w:szCs w:val="21"/>
        </w:rPr>
        <w:t>示例图</w:t>
      </w:r>
    </w:p>
    <w:p w:rsidR="00423187" w:rsidRDefault="00423187" w:rsidP="006E3879">
      <w:pPr>
        <w:pStyle w:val="22"/>
        <w:rPr>
          <w:rFonts w:ascii="Times New Roman"/>
        </w:rPr>
      </w:pPr>
      <w:r>
        <w:rPr>
          <w:rFonts w:ascii="Times New Roman" w:hint="eastAsia"/>
        </w:rPr>
        <w:t>将这</w:t>
      </w:r>
      <w:r>
        <w:rPr>
          <w:rFonts w:ascii="Times New Roman" w:hint="eastAsia"/>
        </w:rPr>
        <w:t>3</w:t>
      </w:r>
      <w:r>
        <w:rPr>
          <w:rFonts w:ascii="Times New Roman" w:hint="eastAsia"/>
        </w:rPr>
        <w:t>个实际问题中需要考察的因素结合起来，转化为一系列的限定条件，即可成为一个具有特殊性却又实际意义的最短路传输问题。</w:t>
      </w:r>
    </w:p>
    <w:p w:rsidR="00E5019C" w:rsidRPr="008B43E7" w:rsidRDefault="00632459" w:rsidP="006E3879">
      <w:pPr>
        <w:pStyle w:val="22"/>
        <w:rPr>
          <w:rFonts w:ascii="Times New Roman" w:hAnsi="Times New Roman"/>
        </w:rPr>
      </w:pPr>
      <w:r>
        <w:rPr>
          <w:rFonts w:ascii="Times New Roman" w:hint="eastAsia"/>
        </w:rPr>
        <w:t>如果能拥有解决该问题的优良算法，能够给企业提供一定的借鉴意义，或为今后的相关问题提供一些参考。</w:t>
      </w:r>
    </w:p>
    <w:p w:rsidR="0002432F" w:rsidRPr="00BA18C5" w:rsidRDefault="0002432F" w:rsidP="00423187">
      <w:pPr>
        <w:pStyle w:val="20"/>
        <w:rPr>
          <w:rStyle w:val="2Char"/>
          <w:b w:val="0"/>
          <w:bCs/>
          <w:sz w:val="28"/>
          <w:szCs w:val="28"/>
        </w:rPr>
      </w:pPr>
      <w:bookmarkStart w:id="15" w:name="_Toc484106710"/>
      <w:r w:rsidRPr="00217DA1">
        <w:rPr>
          <w:rStyle w:val="2Char"/>
          <w:rFonts w:ascii="Times New Roman" w:hAnsi="Times New Roman"/>
          <w:b w:val="0"/>
          <w:bCs/>
          <w:sz w:val="28"/>
        </w:rPr>
        <w:t>1.2</w:t>
      </w:r>
      <w:r w:rsidRPr="00BA18C5">
        <w:rPr>
          <w:rStyle w:val="2Char"/>
          <w:b w:val="0"/>
          <w:bCs/>
          <w:sz w:val="28"/>
        </w:rPr>
        <w:t xml:space="preserve"> </w:t>
      </w:r>
      <w:r w:rsidRPr="00BA18C5">
        <w:rPr>
          <w:rStyle w:val="2Char"/>
          <w:rFonts w:hint="eastAsia"/>
          <w:b w:val="0"/>
          <w:bCs/>
          <w:sz w:val="28"/>
        </w:rPr>
        <w:t xml:space="preserve"> </w:t>
      </w:r>
      <w:r w:rsidRPr="00BA18C5">
        <w:rPr>
          <w:rStyle w:val="2Char"/>
          <w:rFonts w:hint="eastAsia"/>
          <w:b w:val="0"/>
          <w:bCs/>
          <w:sz w:val="28"/>
        </w:rPr>
        <w:t>类似问题的研究现状</w:t>
      </w:r>
      <w:bookmarkEnd w:id="15"/>
    </w:p>
    <w:p w:rsidR="0002432F" w:rsidRPr="008B43E7" w:rsidRDefault="0002432F" w:rsidP="0002432F">
      <w:pPr>
        <w:pStyle w:val="22"/>
        <w:numPr>
          <w:ins w:id="16" w:author="Unknown"/>
        </w:numPr>
        <w:rPr>
          <w:rFonts w:ascii="Times New Roman" w:hAnsi="Times New Roman"/>
        </w:rPr>
      </w:pPr>
      <w:r w:rsidRPr="008B43E7">
        <w:rPr>
          <w:rFonts w:ascii="Times New Roman" w:hint="eastAsia"/>
        </w:rPr>
        <w:t>该问题类似于旅行家问题</w:t>
      </w:r>
      <w:r w:rsidR="00A50AB2">
        <w:rPr>
          <w:rFonts w:ascii="Times New Roman" w:hAnsi="Times New Roman" w:hint="eastAsia"/>
        </w:rPr>
        <w:t>（</w:t>
      </w:r>
      <w:r w:rsidR="00A56C2B">
        <w:rPr>
          <w:rFonts w:ascii="Times New Roman" w:hAnsi="Times New Roman" w:hint="eastAsia"/>
        </w:rPr>
        <w:t>TSP</w:t>
      </w:r>
      <w:r w:rsidR="00A56C2B">
        <w:rPr>
          <w:rFonts w:ascii="Times New Roman" w:hAnsi="Times New Roman" w:hint="eastAsia"/>
        </w:rPr>
        <w:t>，</w:t>
      </w:r>
      <w:r w:rsidR="007B6B76">
        <w:rPr>
          <w:rFonts w:ascii="Times New Roman" w:hAnsi="Times New Roman" w:hint="eastAsia"/>
        </w:rPr>
        <w:t>Travel</w:t>
      </w:r>
      <w:r w:rsidRPr="008B43E7">
        <w:rPr>
          <w:rFonts w:ascii="Times New Roman" w:hAnsi="Times New Roman" w:hint="eastAsia"/>
        </w:rPr>
        <w:t>ing</w:t>
      </w:r>
      <w:r w:rsidR="00A56C2B">
        <w:rPr>
          <w:rFonts w:ascii="Times New Roman" w:hAnsi="Times New Roman" w:hint="eastAsia"/>
        </w:rPr>
        <w:t xml:space="preserve"> </w:t>
      </w:r>
      <w:r w:rsidRPr="008B43E7">
        <w:rPr>
          <w:rFonts w:ascii="Times New Roman" w:hAnsi="Times New Roman" w:hint="eastAsia"/>
        </w:rPr>
        <w:t>Salesman</w:t>
      </w:r>
      <w:r w:rsidR="007B6B76">
        <w:rPr>
          <w:rFonts w:ascii="Times New Roman" w:hAnsi="Times New Roman" w:hint="eastAsia"/>
        </w:rPr>
        <w:t xml:space="preserve"> </w:t>
      </w:r>
      <w:r w:rsidRPr="008B43E7">
        <w:rPr>
          <w:rFonts w:ascii="Times New Roman" w:hAnsi="Times New Roman" w:hint="eastAsia"/>
        </w:rPr>
        <w:t>Problem</w:t>
      </w:r>
      <w:r w:rsidR="00A50AB2">
        <w:rPr>
          <w:rFonts w:ascii="Times New Roman" w:hAnsi="Times New Roman" w:hint="eastAsia"/>
        </w:rPr>
        <w:t>）</w:t>
      </w:r>
      <w:r w:rsidRPr="008B43E7">
        <w:rPr>
          <w:rFonts w:ascii="Times New Roman" w:hint="eastAsia"/>
        </w:rPr>
        <w:t>。旅行家定义问题如下：给旅行家设计一条旅行线路，使得他从某地出发，游玩一些事先计划的旅游景点后，到达另一目的地的总行驶距离最短</w:t>
      </w:r>
      <w:r w:rsidR="00D15A0D" w:rsidRPr="00B77DBB">
        <w:rPr>
          <w:rFonts w:ascii="Times New Roman" w:hAnsi="Times New Roman" w:hint="eastAsia"/>
          <w:vertAlign w:val="superscript"/>
        </w:rPr>
        <w:t>[</w:t>
      </w:r>
      <w:r w:rsidRPr="00B77DBB">
        <w:rPr>
          <w:rFonts w:ascii="Times New Roman" w:hAnsi="Times New Roman" w:hint="eastAsia"/>
          <w:vertAlign w:val="superscript"/>
        </w:rPr>
        <w:t>3]</w:t>
      </w:r>
      <w:r w:rsidRPr="008B43E7">
        <w:rPr>
          <w:rFonts w:ascii="Times New Roman" w:hint="eastAsia"/>
        </w:rPr>
        <w:t>。此问题求解复杂，在特大规模的图中，是一个</w:t>
      </w:r>
      <w:r w:rsidRPr="008B43E7">
        <w:rPr>
          <w:rFonts w:ascii="Times New Roman" w:hAnsi="Times New Roman" w:hint="eastAsia"/>
        </w:rPr>
        <w:t>NP</w:t>
      </w:r>
      <w:r w:rsidRPr="008B43E7">
        <w:rPr>
          <w:rFonts w:ascii="Times New Roman" w:hint="eastAsia"/>
        </w:rPr>
        <w:t>完全问题</w:t>
      </w:r>
      <w:r w:rsidR="00A50AB2">
        <w:rPr>
          <w:rFonts w:ascii="Times New Roman" w:hAnsi="Times New Roman" w:hint="eastAsia"/>
        </w:rPr>
        <w:t>（</w:t>
      </w:r>
      <w:r w:rsidR="00A50AB2">
        <w:rPr>
          <w:rFonts w:ascii="Times New Roman" w:hAnsi="Times New Roman" w:hint="eastAsia"/>
        </w:rPr>
        <w:t>NP</w:t>
      </w:r>
      <w:r w:rsidR="00A50AB2">
        <w:rPr>
          <w:rFonts w:ascii="Times New Roman" w:hAnsi="Times New Roman" w:hint="eastAsia"/>
        </w:rPr>
        <w:t>，</w:t>
      </w:r>
      <w:r w:rsidR="00300E6A" w:rsidRPr="00300E6A">
        <w:rPr>
          <w:rFonts w:ascii="Times New Roman" w:hAnsi="Times New Roman"/>
        </w:rPr>
        <w:t>Non-deterministic Polynomial</w:t>
      </w:r>
      <w:r w:rsidR="00A50AB2">
        <w:rPr>
          <w:rFonts w:ascii="Times New Roman" w:hAnsi="Times New Roman" w:hint="eastAsia"/>
        </w:rPr>
        <w:t>）</w:t>
      </w:r>
      <w:r w:rsidR="00423187">
        <w:rPr>
          <w:rFonts w:ascii="Times New Roman" w:hint="eastAsia"/>
        </w:rPr>
        <w:t>，即至今所解决该问题的算法都是非</w:t>
      </w:r>
      <w:r w:rsidR="00423187">
        <w:rPr>
          <w:rFonts w:ascii="Times New Roman" w:hint="eastAsia"/>
        </w:rPr>
        <w:lastRenderedPageBreak/>
        <w:t>确定性算法。</w:t>
      </w:r>
    </w:p>
    <w:p w:rsidR="00BA2100" w:rsidRPr="00BA2100" w:rsidRDefault="0002432F" w:rsidP="00BA2100">
      <w:pPr>
        <w:pStyle w:val="22"/>
        <w:numPr>
          <w:ins w:id="17" w:author="Unknown"/>
        </w:numPr>
        <w:rPr>
          <w:rFonts w:ascii="Times New Roman" w:hAnsi="Times New Roman"/>
        </w:rPr>
      </w:pPr>
      <w:r w:rsidRPr="008B43E7">
        <w:rPr>
          <w:rFonts w:ascii="Times New Roman" w:hint="eastAsia"/>
        </w:rPr>
        <w:t>关于该问题，单独使用</w:t>
      </w:r>
      <w:r w:rsidRPr="008B43E7">
        <w:rPr>
          <w:rFonts w:ascii="Times New Roman" w:hAnsi="Times New Roman" w:hint="eastAsia"/>
        </w:rPr>
        <w:t>Dijkstra</w:t>
      </w:r>
      <w:r w:rsidRPr="008B43E7">
        <w:rPr>
          <w:rFonts w:ascii="Times New Roman" w:hint="eastAsia"/>
        </w:rPr>
        <w:t>算法是无法解决的。</w:t>
      </w:r>
      <w:r w:rsidRPr="008B43E7">
        <w:rPr>
          <w:rFonts w:ascii="Times New Roman" w:hAnsi="Times New Roman" w:hint="eastAsia"/>
        </w:rPr>
        <w:t>80</w:t>
      </w:r>
      <w:r w:rsidRPr="008B43E7">
        <w:rPr>
          <w:rFonts w:ascii="Times New Roman" w:hint="eastAsia"/>
        </w:rPr>
        <w:t>年代初，模拟退火算法被提出</w:t>
      </w:r>
      <w:r w:rsidR="00D15A0D" w:rsidRPr="00B77DBB">
        <w:rPr>
          <w:rFonts w:ascii="Times New Roman" w:hAnsi="Times New Roman" w:hint="eastAsia"/>
          <w:vertAlign w:val="superscript"/>
        </w:rPr>
        <w:t>[4]</w:t>
      </w:r>
      <w:r w:rsidRPr="008B43E7">
        <w:rPr>
          <w:rFonts w:ascii="Times New Roman" w:hint="eastAsia"/>
        </w:rPr>
        <w:t>。模拟退火其实也是一种贪心算法，但是它的搜索过程引入了随机因素。模拟退火算法以一定的概率来接受一个比当前解要差的解，因此有可能会跳出这个局部的最优解，达到全局的最优解。</w:t>
      </w:r>
      <w:r w:rsidRPr="00C62C53">
        <w:rPr>
          <w:rFonts w:ascii="Times New Roman" w:hint="eastAsia"/>
        </w:rPr>
        <w:t>以图</w:t>
      </w:r>
      <w:r w:rsidRPr="00C62C53">
        <w:rPr>
          <w:rFonts w:ascii="Times New Roman" w:hAnsi="Times New Roman" w:hint="eastAsia"/>
        </w:rPr>
        <w:t>1</w:t>
      </w:r>
      <w:r w:rsidR="00A56C2B" w:rsidRPr="00C62C53">
        <w:rPr>
          <w:rFonts w:ascii="Times New Roman" w:hAnsi="Times New Roman" w:hint="eastAsia"/>
        </w:rPr>
        <w:t>-</w:t>
      </w:r>
      <w:r w:rsidR="0030730D">
        <w:rPr>
          <w:rFonts w:ascii="Times New Roman" w:hAnsi="Times New Roman" w:hint="eastAsia"/>
        </w:rPr>
        <w:t>2</w:t>
      </w:r>
      <w:r w:rsidRPr="00C62C53">
        <w:rPr>
          <w:rFonts w:ascii="Times New Roman" w:hint="eastAsia"/>
        </w:rPr>
        <w:t>为例，</w:t>
      </w:r>
      <w:r w:rsidRPr="008B43E7">
        <w:rPr>
          <w:rFonts w:ascii="Times New Roman" w:hint="eastAsia"/>
        </w:rPr>
        <w:t>模拟退火算法在搜索到局部最优解</w:t>
      </w:r>
      <w:r w:rsidRPr="008B43E7">
        <w:rPr>
          <w:rFonts w:ascii="Times New Roman" w:hAnsi="Times New Roman" w:hint="eastAsia"/>
        </w:rPr>
        <w:t>A</w:t>
      </w:r>
      <w:r w:rsidRPr="008B43E7">
        <w:rPr>
          <w:rFonts w:ascii="Times New Roman" w:hint="eastAsia"/>
        </w:rPr>
        <w:t>后，会以一定的概率接受到</w:t>
      </w:r>
      <w:r w:rsidRPr="008B43E7">
        <w:rPr>
          <w:rFonts w:ascii="Times New Roman" w:hAnsi="Times New Roman" w:hint="eastAsia"/>
        </w:rPr>
        <w:t>E</w:t>
      </w:r>
      <w:r w:rsidRPr="008B43E7">
        <w:rPr>
          <w:rFonts w:ascii="Times New Roman" w:hint="eastAsia"/>
        </w:rPr>
        <w:t>的移动。也许经过几次这样的不是局部最优的移动后会到达</w:t>
      </w:r>
      <w:r w:rsidRPr="008B43E7">
        <w:rPr>
          <w:rFonts w:ascii="Times New Roman" w:hAnsi="Times New Roman" w:hint="eastAsia"/>
        </w:rPr>
        <w:t>D</w:t>
      </w:r>
      <w:r w:rsidRPr="008B43E7">
        <w:rPr>
          <w:rFonts w:ascii="Times New Roman" w:hint="eastAsia"/>
        </w:rPr>
        <w:t>点，于是就跳出了局部最大值</w:t>
      </w:r>
      <w:r w:rsidRPr="008B43E7">
        <w:rPr>
          <w:rFonts w:ascii="Times New Roman" w:hAnsi="Times New Roman" w:hint="eastAsia"/>
        </w:rPr>
        <w:t>A</w:t>
      </w:r>
      <w:r w:rsidR="00BA2100">
        <w:rPr>
          <w:rFonts w:ascii="Times New Roman" w:hAnsi="Times New Roman" w:hint="eastAsia"/>
        </w:rPr>
        <w:t>。</w:t>
      </w:r>
    </w:p>
    <w:p w:rsidR="00A50AB2" w:rsidRPr="00BA2100" w:rsidRDefault="00BA2100" w:rsidP="00BA2100">
      <w:pPr>
        <w:pStyle w:val="22"/>
        <w:jc w:val="center"/>
        <w:rPr>
          <w:rFonts w:ascii="Times New Roman"/>
        </w:rPr>
      </w:pPr>
      <w:r w:rsidRPr="00BA2100">
        <w:rPr>
          <w:rFonts w:ascii="Times New Roman"/>
          <w:noProof/>
        </w:rPr>
        <w:drawing>
          <wp:inline distT="0" distB="0" distL="0" distR="0">
            <wp:extent cx="3400010" cy="1407381"/>
            <wp:effectExtent l="19050" t="0" r="0" b="0"/>
            <wp:docPr id="31" name="图片 3" descr="1506411v1ywt9p8wtwt79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6411v1ywt9p8wtwt79s.jpg"/>
                    <pic:cNvPicPr/>
                  </pic:nvPicPr>
                  <pic:blipFill>
                    <a:blip r:embed="rId20" cstate="print"/>
                    <a:srcRect l="1926" t="4654" r="2370" b="3817"/>
                    <a:stretch>
                      <a:fillRect/>
                    </a:stretch>
                  </pic:blipFill>
                  <pic:spPr>
                    <a:xfrm>
                      <a:off x="0" y="0"/>
                      <a:ext cx="3399790" cy="1407160"/>
                    </a:xfrm>
                    <a:prstGeom prst="rect">
                      <a:avLst/>
                    </a:prstGeom>
                  </pic:spPr>
                </pic:pic>
              </a:graphicData>
            </a:graphic>
          </wp:inline>
        </w:drawing>
      </w:r>
      <w:r w:rsidR="00A50AB2">
        <w:rPr>
          <w:rFonts w:ascii="Times New Roman" w:hAnsi="Times New Roman"/>
        </w:rPr>
        <w:br w:type="textWrapping" w:clear="all"/>
      </w:r>
      <w:r w:rsidR="00A50AB2" w:rsidRPr="008537EE">
        <w:rPr>
          <w:rFonts w:ascii="Times New Roman" w:hint="eastAsia"/>
          <w:sz w:val="21"/>
          <w:szCs w:val="21"/>
        </w:rPr>
        <w:t>图</w:t>
      </w:r>
      <w:r w:rsidR="00A50AB2">
        <w:rPr>
          <w:rFonts w:ascii="Times New Roman" w:hint="eastAsia"/>
          <w:sz w:val="21"/>
          <w:szCs w:val="21"/>
        </w:rPr>
        <w:t>1-</w:t>
      </w:r>
      <w:r w:rsidR="009F5EF3">
        <w:rPr>
          <w:rFonts w:ascii="Times New Roman" w:hint="eastAsia"/>
          <w:sz w:val="21"/>
          <w:szCs w:val="21"/>
        </w:rPr>
        <w:t>2</w:t>
      </w:r>
      <w:r w:rsidR="002916F7">
        <w:rPr>
          <w:rFonts w:ascii="Times New Roman" w:hint="eastAsia"/>
          <w:sz w:val="21"/>
          <w:szCs w:val="21"/>
        </w:rPr>
        <w:t xml:space="preserve">  </w:t>
      </w:r>
      <w:r w:rsidR="00A50AB2">
        <w:rPr>
          <w:rFonts w:ascii="Times New Roman" w:hint="eastAsia"/>
          <w:sz w:val="21"/>
          <w:szCs w:val="21"/>
        </w:rPr>
        <w:t>模拟退火算法</w:t>
      </w:r>
      <w:r w:rsidR="00A50AB2" w:rsidRPr="008537EE">
        <w:rPr>
          <w:rFonts w:ascii="Times New Roman" w:hint="eastAsia"/>
          <w:sz w:val="21"/>
          <w:szCs w:val="21"/>
        </w:rPr>
        <w:t>示例图</w:t>
      </w:r>
    </w:p>
    <w:p w:rsidR="0002432F" w:rsidRPr="008B43E7" w:rsidRDefault="0002432F" w:rsidP="001B56B3">
      <w:pPr>
        <w:pStyle w:val="22"/>
        <w:numPr>
          <w:ins w:id="18" w:author="Tiger" w:date="2012-05-11T10:57:00Z"/>
        </w:numPr>
        <w:rPr>
          <w:rFonts w:ascii="Times New Roman" w:hAnsi="Times New Roman"/>
        </w:rPr>
      </w:pPr>
      <w:r w:rsidRPr="008B43E7">
        <w:rPr>
          <w:rFonts w:ascii="Times New Roman" w:hint="eastAsia"/>
        </w:rPr>
        <w:t>另外，受自然界真实蚁群集体行为的启发，意大利学者</w:t>
      </w:r>
      <w:r w:rsidRPr="008B43E7">
        <w:rPr>
          <w:rFonts w:ascii="Times New Roman" w:hAnsi="Times New Roman" w:hint="eastAsia"/>
        </w:rPr>
        <w:t>Dorigo</w:t>
      </w:r>
      <w:r w:rsidRPr="008B43E7">
        <w:rPr>
          <w:rFonts w:ascii="Times New Roman" w:hint="eastAsia"/>
        </w:rPr>
        <w:t>于</w:t>
      </w:r>
      <w:r w:rsidRPr="008B43E7">
        <w:rPr>
          <w:rFonts w:ascii="Times New Roman" w:hAnsi="Times New Roman" w:hint="eastAsia"/>
        </w:rPr>
        <w:t>1991</w:t>
      </w:r>
      <w:r w:rsidRPr="008B43E7">
        <w:rPr>
          <w:rFonts w:ascii="Times New Roman" w:hint="eastAsia"/>
        </w:rPr>
        <w:t>年首次系统地提出了一种基于蚂蚁种群的新型优化算法</w:t>
      </w:r>
      <w:r w:rsidRPr="008B43E7">
        <w:rPr>
          <w:rFonts w:ascii="Times New Roman" w:hAnsi="Times New Roman" w:hint="eastAsia"/>
        </w:rPr>
        <w:t>——</w:t>
      </w:r>
      <w:r w:rsidRPr="00A50AB2">
        <w:rPr>
          <w:rFonts w:ascii="Times New Roman" w:hint="eastAsia"/>
          <w:color w:val="000000" w:themeColor="text1"/>
        </w:rPr>
        <w:t>蚁群算法</w:t>
      </w:r>
      <w:r w:rsidR="001B56B3" w:rsidRPr="00B77DBB">
        <w:rPr>
          <w:rFonts w:ascii="Times New Roman" w:hAnsi="Times New Roman" w:hint="eastAsia"/>
          <w:vertAlign w:val="superscript"/>
        </w:rPr>
        <w:t>[5]</w:t>
      </w:r>
      <w:r w:rsidR="00A50AB2">
        <w:rPr>
          <w:rFonts w:ascii="Times New Roman" w:hAnsi="Times New Roman" w:hint="eastAsia"/>
          <w:color w:val="000000" w:themeColor="text1"/>
        </w:rPr>
        <w:t>（</w:t>
      </w:r>
      <w:r w:rsidRPr="00A50AB2">
        <w:rPr>
          <w:rFonts w:ascii="Times New Roman" w:hAnsi="Times New Roman" w:hint="eastAsia"/>
          <w:color w:val="000000" w:themeColor="text1"/>
        </w:rPr>
        <w:t>ACO</w:t>
      </w:r>
      <w:r w:rsidR="001C78C3">
        <w:rPr>
          <w:rFonts w:ascii="Arial" w:hAnsi="Arial" w:cs="Arial" w:hint="eastAsia"/>
          <w:color w:val="000000" w:themeColor="text1"/>
          <w:sz w:val="18"/>
          <w:szCs w:val="18"/>
          <w:shd w:val="clear" w:color="auto" w:fill="FFFFFF"/>
        </w:rPr>
        <w:t>，</w:t>
      </w:r>
      <w:r w:rsidR="00A50AB2" w:rsidRPr="00A50AB2">
        <w:rPr>
          <w:rFonts w:ascii="Times New Roman" w:hAnsi="Times New Roman"/>
          <w:color w:val="000000" w:themeColor="text1"/>
        </w:rPr>
        <w:t>ant colony optimization</w:t>
      </w:r>
      <w:r w:rsidR="00A50AB2">
        <w:rPr>
          <w:rFonts w:ascii="Times New Roman" w:hAnsi="Times New Roman" w:hint="eastAsia"/>
          <w:color w:val="000000" w:themeColor="text1"/>
        </w:rPr>
        <w:t>）</w:t>
      </w:r>
      <w:r w:rsidR="00BD4BAB">
        <w:rPr>
          <w:rFonts w:ascii="Times New Roman" w:hAnsi="Times New Roman" w:hint="eastAsia"/>
        </w:rPr>
        <w:t>，</w:t>
      </w:r>
      <w:r w:rsidRPr="008B43E7">
        <w:rPr>
          <w:rFonts w:ascii="Times New Roman" w:hint="eastAsia"/>
        </w:rPr>
        <w:t>并成功地用于求解旅行商问题。自</w:t>
      </w:r>
      <w:r w:rsidRPr="008B43E7">
        <w:rPr>
          <w:rFonts w:ascii="Times New Roman" w:hAnsi="Times New Roman" w:hint="eastAsia"/>
        </w:rPr>
        <w:t>1996</w:t>
      </w:r>
      <w:r w:rsidRPr="008B43E7">
        <w:rPr>
          <w:rFonts w:ascii="Times New Roman" w:hint="eastAsia"/>
        </w:rPr>
        <w:t>年之后的</w:t>
      </w:r>
      <w:r w:rsidRPr="008B43E7">
        <w:rPr>
          <w:rFonts w:ascii="Times New Roman" w:hAnsi="Times New Roman" w:hint="eastAsia"/>
        </w:rPr>
        <w:t>5</w:t>
      </w:r>
      <w:r w:rsidRPr="008B43E7">
        <w:rPr>
          <w:rFonts w:ascii="Times New Roman" w:hint="eastAsia"/>
        </w:rPr>
        <w:t>年时间里，蚁群算法逐渐引起了世界各国学者的关注，在应用领域得到了迅速发展，我国最早研究蚁群算法的是东北大学张纪会博士和徐心和教授。</w:t>
      </w:r>
    </w:p>
    <w:p w:rsidR="0002432F" w:rsidRPr="00BA18C5" w:rsidRDefault="0002432F" w:rsidP="00BA18C5">
      <w:pPr>
        <w:pStyle w:val="20"/>
        <w:rPr>
          <w:rStyle w:val="2Char"/>
          <w:b w:val="0"/>
          <w:bCs/>
          <w:sz w:val="28"/>
          <w:szCs w:val="28"/>
        </w:rPr>
      </w:pPr>
      <w:bookmarkStart w:id="19" w:name="_Toc484106711"/>
      <w:r w:rsidRPr="00217DA1">
        <w:rPr>
          <w:rStyle w:val="2Char"/>
          <w:rFonts w:ascii="Times New Roman" w:hAnsi="Times New Roman"/>
          <w:b w:val="0"/>
          <w:bCs/>
          <w:sz w:val="28"/>
        </w:rPr>
        <w:t xml:space="preserve">1.3  </w:t>
      </w:r>
      <w:r w:rsidR="00A50AB2">
        <w:rPr>
          <w:rStyle w:val="2Char"/>
          <w:rFonts w:hint="eastAsia"/>
          <w:b w:val="0"/>
          <w:bCs/>
          <w:sz w:val="28"/>
        </w:rPr>
        <w:t>大规模网络路由寻路算法的</w:t>
      </w:r>
      <w:r w:rsidRPr="00BA18C5">
        <w:rPr>
          <w:rStyle w:val="2Char"/>
          <w:rFonts w:hint="eastAsia"/>
          <w:b w:val="0"/>
          <w:bCs/>
          <w:sz w:val="28"/>
        </w:rPr>
        <w:t>前景分析</w:t>
      </w:r>
      <w:bookmarkEnd w:id="19"/>
    </w:p>
    <w:p w:rsidR="0002432F" w:rsidRPr="008B43E7" w:rsidRDefault="0002432F" w:rsidP="0002432F">
      <w:pPr>
        <w:pStyle w:val="22"/>
        <w:numPr>
          <w:ins w:id="20" w:author="Unknown"/>
        </w:numPr>
        <w:rPr>
          <w:rFonts w:ascii="Times New Roman" w:hAnsi="Times New Roman"/>
        </w:rPr>
      </w:pPr>
      <w:r w:rsidRPr="008B43E7">
        <w:rPr>
          <w:rFonts w:ascii="Times New Roman" w:hint="eastAsia"/>
        </w:rPr>
        <w:t>近十年来，最短路径算法的研究取得了许多重要的突破。一方面，算法的查询时间得到了迅速的提升，另一方面硬件设施的升级使得问题计算能力不断加强，但由于业务规模不断扩大，挑战依然存在。</w:t>
      </w:r>
    </w:p>
    <w:p w:rsidR="0002432F" w:rsidRPr="008B43E7" w:rsidRDefault="0002432F" w:rsidP="0002432F">
      <w:pPr>
        <w:pStyle w:val="22"/>
        <w:numPr>
          <w:ins w:id="21" w:author="Unknown"/>
        </w:numPr>
        <w:rPr>
          <w:rFonts w:ascii="Times New Roman" w:hAnsi="Times New Roman"/>
        </w:rPr>
      </w:pPr>
      <w:r w:rsidRPr="008B43E7">
        <w:rPr>
          <w:rFonts w:ascii="Times New Roman" w:hint="eastAsia"/>
        </w:rPr>
        <w:t>例如随着云计算的发展，企业对于网络路由的选路策略愈发严格。当面对几万个网络顶点的问题时，对算法的要求非常高。国内外，都投入了很大的精力，来研发更合适更高效的网络转发算法。</w:t>
      </w:r>
      <w:r w:rsidR="00423747">
        <w:rPr>
          <w:rFonts w:ascii="Times New Roman" w:hint="eastAsia"/>
        </w:rPr>
        <w:t>本次课题能够为特定条件下的大规模路由转发问题提供一定的参考价值。</w:t>
      </w:r>
    </w:p>
    <w:p w:rsidR="00423747" w:rsidRPr="00423747" w:rsidRDefault="0002432F" w:rsidP="00423747">
      <w:pPr>
        <w:pStyle w:val="22"/>
        <w:numPr>
          <w:ins w:id="22" w:author="Unknown"/>
        </w:numPr>
        <w:rPr>
          <w:rFonts w:ascii="Times New Roman"/>
        </w:rPr>
      </w:pPr>
      <w:r w:rsidRPr="008B43E7">
        <w:rPr>
          <w:rFonts w:ascii="Times New Roman" w:hint="eastAsia"/>
        </w:rPr>
        <w:t>另外，智能交通、智慧城市等概念的提出，使得</w:t>
      </w:r>
      <w:r w:rsidRPr="008B43E7">
        <w:rPr>
          <w:rFonts w:ascii="Times New Roman" w:hAnsi="Times New Roman" w:hint="eastAsia"/>
        </w:rPr>
        <w:t>“</w:t>
      </w:r>
      <w:r w:rsidRPr="008B43E7">
        <w:rPr>
          <w:rFonts w:ascii="Times New Roman" w:hint="eastAsia"/>
        </w:rPr>
        <w:t>公交车线路问题</w:t>
      </w:r>
      <w:r w:rsidRPr="008B43E7">
        <w:rPr>
          <w:rFonts w:ascii="Times New Roman" w:hAnsi="Times New Roman" w:hint="eastAsia"/>
        </w:rPr>
        <w:t>”</w:t>
      </w:r>
      <w:r w:rsidRPr="008B43E7">
        <w:rPr>
          <w:rFonts w:ascii="Times New Roman" w:hint="eastAsia"/>
        </w:rPr>
        <w:t>受到重视。目前收集道路网数据的技术日趋成熟，公开的道路网数据规模也随之增大，已知的最大道路网</w:t>
      </w:r>
      <w:r w:rsidRPr="008B43E7">
        <w:rPr>
          <w:rFonts w:ascii="Times New Roman" w:hAnsi="Times New Roman" w:hint="eastAsia"/>
        </w:rPr>
        <w:t>——</w:t>
      </w:r>
      <w:r w:rsidRPr="008B43E7">
        <w:rPr>
          <w:rFonts w:ascii="Times New Roman" w:hint="eastAsia"/>
        </w:rPr>
        <w:t>美国道路网</w:t>
      </w:r>
      <w:r w:rsidR="00D15A0D" w:rsidRPr="00B77DBB">
        <w:rPr>
          <w:rFonts w:ascii="Times New Roman" w:hAnsi="Times New Roman" w:hint="eastAsia"/>
          <w:vertAlign w:val="superscript"/>
        </w:rPr>
        <w:t>[</w:t>
      </w:r>
      <w:r w:rsidRPr="00B77DBB">
        <w:rPr>
          <w:rFonts w:ascii="Times New Roman" w:hAnsi="Times New Roman" w:hint="eastAsia"/>
          <w:vertAlign w:val="superscript"/>
        </w:rPr>
        <w:t>6]</w:t>
      </w:r>
      <w:r w:rsidRPr="008B43E7">
        <w:rPr>
          <w:rFonts w:ascii="Times New Roman" w:hint="eastAsia"/>
        </w:rPr>
        <w:t>，涵盖了</w:t>
      </w:r>
      <w:r w:rsidRPr="008B43E7">
        <w:rPr>
          <w:rFonts w:ascii="Times New Roman" w:hAnsi="Times New Roman" w:hint="eastAsia"/>
        </w:rPr>
        <w:t>2300</w:t>
      </w:r>
      <w:r w:rsidRPr="008B43E7">
        <w:rPr>
          <w:rFonts w:ascii="Times New Roman" w:hint="eastAsia"/>
        </w:rPr>
        <w:t>多万个节点与</w:t>
      </w:r>
      <w:r w:rsidRPr="008B43E7">
        <w:rPr>
          <w:rFonts w:ascii="Times New Roman" w:hAnsi="Times New Roman" w:hint="eastAsia"/>
        </w:rPr>
        <w:t>5800</w:t>
      </w:r>
      <w:r w:rsidRPr="008B43E7">
        <w:rPr>
          <w:rFonts w:ascii="Times New Roman" w:hint="eastAsia"/>
        </w:rPr>
        <w:t>多万条边，庞大的数据量，使</w:t>
      </w:r>
      <w:r w:rsidRPr="008B43E7">
        <w:rPr>
          <w:rFonts w:ascii="Times New Roman" w:hint="eastAsia"/>
        </w:rPr>
        <w:lastRenderedPageBreak/>
        <w:t>得查询速度和查询结果还需要不断地进行优化。</w:t>
      </w:r>
    </w:p>
    <w:p w:rsidR="008B43E7" w:rsidRDefault="0002432F" w:rsidP="00432D01">
      <w:pPr>
        <w:pStyle w:val="22"/>
        <w:numPr>
          <w:ins w:id="23" w:author="Unknown"/>
        </w:numPr>
      </w:pPr>
      <w:r w:rsidRPr="008B43E7">
        <w:rPr>
          <w:rFonts w:ascii="Times New Roman" w:hint="eastAsia"/>
        </w:rPr>
        <w:t>对于智能化的未来，最短路径问题将始终是计算机科学领域的重要课题</w:t>
      </w:r>
      <w:r w:rsidR="008B43E7">
        <w:rPr>
          <w:rFonts w:ascii="Times New Roman" w:hint="eastAsia"/>
        </w:rPr>
        <w:t>。</w:t>
      </w:r>
      <w:r w:rsidR="008B43E7">
        <w:t xml:space="preserve"> </w:t>
      </w:r>
    </w:p>
    <w:p w:rsidR="008B43E7" w:rsidRPr="00BA18C5" w:rsidRDefault="008B43E7" w:rsidP="00BA18C5">
      <w:pPr>
        <w:pStyle w:val="20"/>
        <w:rPr>
          <w:rStyle w:val="2Char"/>
          <w:b w:val="0"/>
          <w:bCs/>
          <w:sz w:val="28"/>
          <w:szCs w:val="28"/>
        </w:rPr>
      </w:pPr>
      <w:bookmarkStart w:id="24" w:name="_Toc484106712"/>
      <w:r w:rsidRPr="00217DA1">
        <w:rPr>
          <w:rStyle w:val="2Char"/>
          <w:rFonts w:ascii="Times New Roman" w:hAnsi="Times New Roman"/>
          <w:b w:val="0"/>
          <w:bCs/>
          <w:sz w:val="28"/>
        </w:rPr>
        <w:t>1.4</w:t>
      </w:r>
      <w:r w:rsidRPr="00BA18C5">
        <w:rPr>
          <w:rStyle w:val="2Char"/>
          <w:b w:val="0"/>
          <w:bCs/>
          <w:sz w:val="28"/>
        </w:rPr>
        <w:t xml:space="preserve"> </w:t>
      </w:r>
      <w:r w:rsidRPr="00BA18C5">
        <w:rPr>
          <w:rStyle w:val="2Char"/>
          <w:rFonts w:hint="eastAsia"/>
          <w:b w:val="0"/>
          <w:bCs/>
          <w:sz w:val="28"/>
        </w:rPr>
        <w:t xml:space="preserve"> </w:t>
      </w:r>
      <w:r w:rsidR="00543D26" w:rsidRPr="00BA18C5">
        <w:rPr>
          <w:rStyle w:val="2Char"/>
          <w:rFonts w:hint="eastAsia"/>
          <w:b w:val="0"/>
          <w:bCs/>
          <w:sz w:val="28"/>
        </w:rPr>
        <w:t>本文主要研究内容及结构</w:t>
      </w:r>
      <w:bookmarkEnd w:id="24"/>
    </w:p>
    <w:p w:rsidR="008B43E7" w:rsidRPr="008B43E7" w:rsidRDefault="008B43E7" w:rsidP="008B43E7">
      <w:pPr>
        <w:pStyle w:val="22"/>
        <w:numPr>
          <w:ins w:id="25" w:author="Unknown"/>
        </w:numPr>
        <w:rPr>
          <w:rFonts w:ascii="Times New Roman"/>
        </w:rPr>
      </w:pPr>
      <w:r w:rsidRPr="008B43E7">
        <w:rPr>
          <w:rFonts w:ascii="Times New Roman" w:hint="eastAsia"/>
        </w:rPr>
        <w:t>本课题主要研究的是以网络路由选路为背景的受限制最短路径问题，包括了算法和测试环境的设计。主要内容如下：</w:t>
      </w:r>
    </w:p>
    <w:p w:rsidR="008B43E7" w:rsidRPr="008B43E7" w:rsidRDefault="008B43E7" w:rsidP="008B43E7">
      <w:pPr>
        <w:pStyle w:val="22"/>
        <w:numPr>
          <w:ins w:id="26" w:author="Unknown"/>
        </w:numPr>
        <w:rPr>
          <w:rFonts w:ascii="Times New Roman"/>
        </w:rPr>
      </w:pPr>
      <w:r w:rsidRPr="008B43E7">
        <w:rPr>
          <w:rFonts w:ascii="Times New Roman" w:hint="eastAsia"/>
        </w:rPr>
        <w:t>第一章绪论。主要介绍了该问题的研究背景和意义，就其特点进行分析，描述了它在商业及工业领域的潜在价值，对其发展趋势做了预测。并且还介绍了该问题的研究现状，给出了一些经典的求解该问题的方法。</w:t>
      </w:r>
    </w:p>
    <w:p w:rsidR="008B43E7" w:rsidRPr="008B43E7" w:rsidRDefault="008B43E7" w:rsidP="008B43E7">
      <w:pPr>
        <w:pStyle w:val="22"/>
        <w:numPr>
          <w:ins w:id="27" w:author="Unknown"/>
        </w:numPr>
        <w:rPr>
          <w:rFonts w:ascii="Times New Roman"/>
        </w:rPr>
      </w:pPr>
      <w:r w:rsidRPr="008B43E7">
        <w:rPr>
          <w:rFonts w:ascii="Times New Roman" w:hint="eastAsia"/>
        </w:rPr>
        <w:t>第二章给出该问题的概念和定义，以便理解算法，并给出输入输出的格式，通过一个</w:t>
      </w:r>
      <w:r w:rsidR="00F868F5">
        <w:rPr>
          <w:rFonts w:ascii="Times New Roman" w:hint="eastAsia"/>
        </w:rPr>
        <w:t>简单的</w:t>
      </w:r>
      <w:r w:rsidR="00296FA5">
        <w:rPr>
          <w:rFonts w:ascii="Times New Roman" w:hint="eastAsia"/>
        </w:rPr>
        <w:t>例子来</w:t>
      </w:r>
      <w:r w:rsidRPr="008B43E7">
        <w:rPr>
          <w:rFonts w:ascii="Times New Roman" w:hint="eastAsia"/>
        </w:rPr>
        <w:t>便于该问题的理解。</w:t>
      </w:r>
    </w:p>
    <w:p w:rsidR="008B43E7" w:rsidRPr="008B43E7" w:rsidRDefault="00296FA5" w:rsidP="008B43E7">
      <w:pPr>
        <w:pStyle w:val="22"/>
        <w:numPr>
          <w:ins w:id="28" w:author="Unknown"/>
        </w:numPr>
        <w:rPr>
          <w:rFonts w:ascii="Times New Roman"/>
        </w:rPr>
      </w:pPr>
      <w:r>
        <w:rPr>
          <w:rFonts w:ascii="Times New Roman" w:hint="eastAsia"/>
        </w:rPr>
        <w:t>第三章介绍该课题中所参考的一些</w:t>
      </w:r>
      <w:r w:rsidR="008B43E7" w:rsidRPr="008B43E7">
        <w:rPr>
          <w:rFonts w:ascii="Times New Roman" w:hint="eastAsia"/>
        </w:rPr>
        <w:t>经典算法</w:t>
      </w:r>
      <w:r>
        <w:rPr>
          <w:rFonts w:ascii="Times New Roman" w:hint="eastAsia"/>
        </w:rPr>
        <w:t>，描述了</w:t>
      </w:r>
      <w:r w:rsidR="008B43E7" w:rsidRPr="008B43E7">
        <w:rPr>
          <w:rFonts w:ascii="Times New Roman" w:hint="eastAsia"/>
        </w:rPr>
        <w:t>Dijkstra</w:t>
      </w:r>
      <w:r w:rsidR="008B43E7" w:rsidRPr="008B43E7">
        <w:rPr>
          <w:rFonts w:ascii="Times New Roman" w:hint="eastAsia"/>
        </w:rPr>
        <w:t>的概念和用法，接着介绍深度搜索</w:t>
      </w:r>
      <w:r w:rsidR="008B43E7" w:rsidRPr="008B43E7">
        <w:rPr>
          <w:rFonts w:ascii="Times New Roman" w:hint="eastAsia"/>
        </w:rPr>
        <w:t>DFS</w:t>
      </w:r>
      <w:r w:rsidR="008B43E7" w:rsidRPr="008B43E7">
        <w:rPr>
          <w:rFonts w:ascii="Times New Roman" w:hint="eastAsia"/>
        </w:rPr>
        <w:t>的概念和定义，</w:t>
      </w:r>
      <w:r w:rsidR="00F868F5">
        <w:rPr>
          <w:rFonts w:ascii="Times New Roman" w:hint="eastAsia"/>
        </w:rPr>
        <w:t>以及搜索过程中所用到的贪心思想</w:t>
      </w:r>
      <w:r w:rsidR="008B43E7" w:rsidRPr="008B43E7">
        <w:rPr>
          <w:rFonts w:ascii="Times New Roman" w:hint="eastAsia"/>
        </w:rPr>
        <w:t>。</w:t>
      </w:r>
    </w:p>
    <w:p w:rsidR="008B43E7" w:rsidRPr="008B43E7" w:rsidRDefault="00F868F5" w:rsidP="008B43E7">
      <w:pPr>
        <w:pStyle w:val="22"/>
        <w:numPr>
          <w:ins w:id="29" w:author="Unknown"/>
        </w:numPr>
        <w:rPr>
          <w:rFonts w:ascii="Times New Roman"/>
        </w:rPr>
      </w:pPr>
      <w:r>
        <w:rPr>
          <w:rFonts w:ascii="Times New Roman" w:hint="eastAsia"/>
        </w:rPr>
        <w:t>第四章详细介绍</w:t>
      </w:r>
      <w:r w:rsidR="00296FA5">
        <w:rPr>
          <w:rFonts w:ascii="Times New Roman" w:hint="eastAsia"/>
        </w:rPr>
        <w:t>课题自主设计的算法</w:t>
      </w:r>
      <w:r>
        <w:rPr>
          <w:rFonts w:ascii="Times New Roman" w:hint="eastAsia"/>
        </w:rPr>
        <w:t>原理。先描述算法的整体思想，给读者一个算法整体性的认识，再给出算法的所需数据结构和预处理过程。接着再介绍算法的核心部分：图压缩和深度搜索，给出详细的解释，阐述其中的算法核心和创新之处，并依次给出伪代码。之后再</w:t>
      </w:r>
      <w:r w:rsidR="008B43E7" w:rsidRPr="008B43E7">
        <w:rPr>
          <w:rFonts w:ascii="Times New Roman" w:hint="eastAsia"/>
        </w:rPr>
        <w:t>给出一个</w:t>
      </w:r>
      <w:r>
        <w:rPr>
          <w:rFonts w:ascii="Times New Roman" w:hint="eastAsia"/>
        </w:rPr>
        <w:t>简单的</w:t>
      </w:r>
      <w:r w:rsidR="008B43E7" w:rsidRPr="008B43E7">
        <w:rPr>
          <w:rFonts w:ascii="Times New Roman" w:hint="eastAsia"/>
        </w:rPr>
        <w:t>例子，演示算法的运行过程。最后给出算法时间复杂度分析。</w:t>
      </w:r>
    </w:p>
    <w:p w:rsidR="008B43E7" w:rsidRPr="008B43E7" w:rsidRDefault="00F868F5" w:rsidP="008B43E7">
      <w:pPr>
        <w:pStyle w:val="22"/>
        <w:numPr>
          <w:ins w:id="30" w:author="Unknown"/>
        </w:numPr>
        <w:rPr>
          <w:rFonts w:ascii="Times New Roman"/>
        </w:rPr>
      </w:pPr>
      <w:r>
        <w:rPr>
          <w:rFonts w:ascii="Times New Roman" w:hint="eastAsia"/>
        </w:rPr>
        <w:t>第五章给出测试环境以及测试流程、工具</w:t>
      </w:r>
      <w:r w:rsidR="008B43E7" w:rsidRPr="008B43E7">
        <w:rPr>
          <w:rFonts w:ascii="Times New Roman" w:hint="eastAsia"/>
        </w:rPr>
        <w:t>，</w:t>
      </w:r>
      <w:r>
        <w:rPr>
          <w:rFonts w:ascii="Times New Roman" w:hint="eastAsia"/>
        </w:rPr>
        <w:t>先通过一个设计好的例子，详细展示算法的运行过程，展示算法的所有关键之处。其次一个自动化的测试样例生成器，产生足够的测试用例，整理成表格，并以此</w:t>
      </w:r>
      <w:r w:rsidR="008B43E7" w:rsidRPr="008B43E7">
        <w:rPr>
          <w:rFonts w:ascii="Times New Roman" w:hint="eastAsia"/>
        </w:rPr>
        <w:t>分析算法的可行性和普适性。</w:t>
      </w:r>
    </w:p>
    <w:p w:rsidR="00E151E4" w:rsidRDefault="008B43E7" w:rsidP="0030730D">
      <w:pPr>
        <w:pStyle w:val="22"/>
        <w:numPr>
          <w:ins w:id="31" w:author="Unknown"/>
        </w:numPr>
        <w:rPr>
          <w:rFonts w:ascii="Times New Roman"/>
        </w:rPr>
      </w:pPr>
      <w:r w:rsidRPr="008B43E7">
        <w:rPr>
          <w:rFonts w:ascii="Times New Roman" w:hint="eastAsia"/>
        </w:rPr>
        <w:t>第六章总结了本文的工作内容，分析了做这个课题的原因，以及工作方法和成功</w:t>
      </w:r>
      <w:r w:rsidR="00300E6A">
        <w:rPr>
          <w:rFonts w:ascii="Times New Roman" w:hint="eastAsia"/>
        </w:rPr>
        <w:t>之处</w:t>
      </w:r>
      <w:r w:rsidRPr="008B43E7">
        <w:rPr>
          <w:rFonts w:ascii="Times New Roman" w:hint="eastAsia"/>
        </w:rPr>
        <w:t>，并且总结当前该问题的发展情况，提出了文章的不足之处，进一步给出了解决方案，并对今后的工作做出展望。</w:t>
      </w:r>
    </w:p>
    <w:p w:rsidR="00E151E4" w:rsidRPr="00A56C2B" w:rsidRDefault="00E151E4" w:rsidP="00E151E4">
      <w:pPr>
        <w:pStyle w:val="10"/>
        <w:keepNext w:val="0"/>
        <w:keepLines w:val="0"/>
        <w:pageBreakBefore/>
        <w:ind w:left="1079" w:hanging="1079"/>
        <w:rPr>
          <w:rFonts w:hAnsi="黑体"/>
          <w:color w:val="FF0000"/>
          <w:szCs w:val="32"/>
        </w:rPr>
      </w:pPr>
      <w:bookmarkStart w:id="32" w:name="_Toc484106713"/>
      <w:r w:rsidRPr="00CB063E">
        <w:lastRenderedPageBreak/>
        <w:t>第</w:t>
      </w:r>
      <w:r>
        <w:rPr>
          <w:rFonts w:hint="eastAsia"/>
        </w:rPr>
        <w:t>2</w:t>
      </w:r>
      <w:r w:rsidRPr="00CB063E">
        <w:t xml:space="preserve">章 </w:t>
      </w:r>
      <w:r w:rsidRPr="00A56C2B">
        <w:rPr>
          <w:color w:val="FF0000"/>
        </w:rPr>
        <w:t xml:space="preserve"> </w:t>
      </w:r>
      <w:r w:rsidR="00A50AB2" w:rsidRPr="00A50AB2">
        <w:rPr>
          <w:rFonts w:hint="eastAsia"/>
          <w:color w:val="000000" w:themeColor="text1"/>
        </w:rPr>
        <w:t>大规模网络路由寻路</w:t>
      </w:r>
      <w:r w:rsidRPr="00A50AB2">
        <w:rPr>
          <w:rFonts w:hint="eastAsia"/>
          <w:color w:val="000000" w:themeColor="text1"/>
        </w:rPr>
        <w:t>问题的描述和定义</w:t>
      </w:r>
      <w:bookmarkEnd w:id="32"/>
    </w:p>
    <w:p w:rsidR="001350B8" w:rsidRPr="00BA18C5" w:rsidRDefault="00E151E4" w:rsidP="00560066">
      <w:pPr>
        <w:pStyle w:val="20"/>
      </w:pPr>
      <w:bookmarkStart w:id="33" w:name="_Toc484106714"/>
      <w:r w:rsidRPr="00217DA1">
        <w:rPr>
          <w:rStyle w:val="2Char"/>
          <w:rFonts w:ascii="Times New Roman" w:hAnsi="Times New Roman"/>
          <w:b w:val="0"/>
          <w:bCs/>
          <w:sz w:val="28"/>
        </w:rPr>
        <w:t>2.1</w:t>
      </w:r>
      <w:r w:rsidRPr="00BA18C5">
        <w:rPr>
          <w:rStyle w:val="2Char"/>
          <w:b w:val="0"/>
          <w:bCs/>
          <w:sz w:val="28"/>
        </w:rPr>
        <w:t xml:space="preserve"> </w:t>
      </w:r>
      <w:r w:rsidRPr="00BA18C5">
        <w:rPr>
          <w:rStyle w:val="2Char"/>
          <w:rFonts w:hint="eastAsia"/>
          <w:b w:val="0"/>
          <w:bCs/>
          <w:sz w:val="28"/>
        </w:rPr>
        <w:t xml:space="preserve"> </w:t>
      </w:r>
      <w:r w:rsidR="00560066">
        <w:rPr>
          <w:rStyle w:val="2Char"/>
          <w:rFonts w:hint="eastAsia"/>
          <w:b w:val="0"/>
          <w:bCs/>
          <w:sz w:val="28"/>
        </w:rPr>
        <w:t>大规模</w:t>
      </w:r>
      <w:r w:rsidR="00560066" w:rsidRPr="00A50AB2">
        <w:rPr>
          <w:rFonts w:hint="eastAsia"/>
          <w:color w:val="000000" w:themeColor="text1"/>
        </w:rPr>
        <w:t>网络路由寻路</w:t>
      </w:r>
      <w:r w:rsidR="00560066">
        <w:rPr>
          <w:rFonts w:hint="eastAsia"/>
          <w:color w:val="000000" w:themeColor="text1"/>
        </w:rPr>
        <w:t>问题</w:t>
      </w:r>
      <w:r w:rsidR="00A50AB2">
        <w:rPr>
          <w:rStyle w:val="2Char"/>
          <w:rFonts w:hint="eastAsia"/>
          <w:b w:val="0"/>
          <w:bCs/>
          <w:sz w:val="28"/>
        </w:rPr>
        <w:t>的</w:t>
      </w:r>
      <w:r w:rsidRPr="00BA18C5">
        <w:rPr>
          <w:rStyle w:val="2Char"/>
          <w:rFonts w:hint="eastAsia"/>
          <w:b w:val="0"/>
          <w:bCs/>
          <w:sz w:val="28"/>
        </w:rPr>
        <w:t>概念</w:t>
      </w:r>
      <w:bookmarkEnd w:id="33"/>
    </w:p>
    <w:p w:rsidR="001350B8" w:rsidRDefault="001B56B3" w:rsidP="00AE1B6D">
      <w:pPr>
        <w:pStyle w:val="22"/>
        <w:rPr>
          <w:rFonts w:ascii="Times New Roman"/>
        </w:rPr>
      </w:pPr>
      <w:r>
        <w:rPr>
          <w:rFonts w:ascii="Times New Roman" w:hint="eastAsia"/>
        </w:rPr>
        <w:t>如图</w:t>
      </w:r>
      <w:r>
        <w:rPr>
          <w:rFonts w:ascii="Times New Roman" w:hint="eastAsia"/>
        </w:rPr>
        <w:t>2-1</w:t>
      </w:r>
      <w:r>
        <w:rPr>
          <w:rFonts w:ascii="Times New Roman" w:hint="eastAsia"/>
        </w:rPr>
        <w:t>所示，对于该</w:t>
      </w:r>
      <w:r w:rsidR="001350B8">
        <w:rPr>
          <w:rFonts w:ascii="Times New Roman" w:hint="eastAsia"/>
        </w:rPr>
        <w:t>网络示例拓扑图，我们进行一些具体概念的定义。</w:t>
      </w:r>
    </w:p>
    <w:p w:rsidR="001350B8" w:rsidRDefault="001350B8" w:rsidP="001350B8">
      <w:pPr>
        <w:pStyle w:val="22"/>
        <w:jc w:val="center"/>
        <w:rPr>
          <w:rFonts w:ascii="Times New Roman"/>
        </w:rPr>
      </w:pPr>
      <w:r>
        <w:rPr>
          <w:rFonts w:ascii="Times New Roman" w:hint="eastAsia"/>
          <w:noProof/>
        </w:rPr>
        <w:drawing>
          <wp:inline distT="0" distB="0" distL="0" distR="0">
            <wp:extent cx="4285531" cy="2618936"/>
            <wp:effectExtent l="19050" t="0" r="719" b="0"/>
            <wp:docPr id="18" name="图片 17" descr="网络拓扑示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网络拓扑示例图.png"/>
                    <pic:cNvPicPr/>
                  </pic:nvPicPr>
                  <pic:blipFill>
                    <a:blip r:embed="rId21" cstate="print"/>
                    <a:stretch>
                      <a:fillRect/>
                    </a:stretch>
                  </pic:blipFill>
                  <pic:spPr>
                    <a:xfrm>
                      <a:off x="0" y="0"/>
                      <a:ext cx="4286076" cy="2619269"/>
                    </a:xfrm>
                    <a:prstGeom prst="rect">
                      <a:avLst/>
                    </a:prstGeom>
                  </pic:spPr>
                </pic:pic>
              </a:graphicData>
            </a:graphic>
          </wp:inline>
        </w:drawing>
      </w:r>
    </w:p>
    <w:p w:rsidR="001350B8" w:rsidRPr="008537EE" w:rsidRDefault="001350B8" w:rsidP="00D1036A">
      <w:pPr>
        <w:pStyle w:val="22"/>
        <w:spacing w:afterLines="50"/>
        <w:ind w:firstLine="420"/>
        <w:jc w:val="center"/>
        <w:rPr>
          <w:rFonts w:ascii="Times New Roman"/>
          <w:sz w:val="21"/>
          <w:szCs w:val="21"/>
        </w:rPr>
      </w:pPr>
      <w:r w:rsidRPr="008537EE">
        <w:rPr>
          <w:rFonts w:ascii="Times New Roman" w:hint="eastAsia"/>
          <w:sz w:val="21"/>
          <w:szCs w:val="21"/>
        </w:rPr>
        <w:t>图</w:t>
      </w:r>
      <w:r w:rsidR="002916F7">
        <w:rPr>
          <w:rFonts w:ascii="Times New Roman" w:hint="eastAsia"/>
          <w:sz w:val="21"/>
          <w:szCs w:val="21"/>
        </w:rPr>
        <w:t xml:space="preserve">2-1  </w:t>
      </w:r>
      <w:r w:rsidRPr="008537EE">
        <w:rPr>
          <w:rFonts w:ascii="Times New Roman" w:hint="eastAsia"/>
          <w:sz w:val="21"/>
          <w:szCs w:val="21"/>
        </w:rPr>
        <w:t>网络拓扑示例图</w:t>
      </w:r>
    </w:p>
    <w:p w:rsidR="00E151E4" w:rsidRPr="00E151E4" w:rsidRDefault="00E151E4" w:rsidP="001350B8">
      <w:pPr>
        <w:pStyle w:val="22"/>
        <w:rPr>
          <w:rFonts w:ascii="Times New Roman"/>
        </w:rPr>
      </w:pPr>
      <w:r w:rsidRPr="00E151E4">
        <w:rPr>
          <w:rFonts w:ascii="Times New Roman" w:hint="eastAsia"/>
        </w:rPr>
        <w:t>顶点集</w:t>
      </w:r>
      <m:oMath>
        <m:r>
          <w:rPr>
            <w:rFonts w:ascii="Cambria Math" w:hAnsi="Cambria Math" w:hint="eastAsia"/>
          </w:rPr>
          <m:t>V</m:t>
        </m:r>
      </m:oMath>
      <w:r w:rsidR="001350B8">
        <w:rPr>
          <w:rFonts w:ascii="Times New Roman" w:hint="eastAsia"/>
        </w:rPr>
        <w:t>为某网络中的所有路由。</w:t>
      </w:r>
      <w:r w:rsidRPr="00E151E4">
        <w:rPr>
          <w:rFonts w:ascii="Times New Roman" w:hint="eastAsia"/>
        </w:rPr>
        <w:t>有向边集</w:t>
      </w:r>
      <m:oMath>
        <m:r>
          <w:rPr>
            <w:rFonts w:ascii="Cambria Math" w:hAnsi="Cambria Math" w:hint="eastAsia"/>
          </w:rPr>
          <m:t>E</m:t>
        </m:r>
      </m:oMath>
      <w:r w:rsidR="001350B8">
        <w:rPr>
          <w:rFonts w:ascii="Times New Roman" w:hint="eastAsia"/>
        </w:rPr>
        <w:t>为</w:t>
      </w:r>
      <w:r w:rsidRPr="00E151E4">
        <w:rPr>
          <w:rFonts w:ascii="Times New Roman" w:hint="eastAsia"/>
        </w:rPr>
        <w:t>路由和路由之间的通路</w:t>
      </w:r>
      <w:r w:rsidR="001350B8">
        <w:rPr>
          <w:rFonts w:ascii="Times New Roman" w:hint="eastAsia"/>
        </w:rPr>
        <w:t>集合</w:t>
      </w:r>
      <w:r w:rsidRPr="00E151E4">
        <w:rPr>
          <w:rFonts w:ascii="Times New Roman" w:hint="eastAsia"/>
        </w:rPr>
        <w:t>。</w:t>
      </w:r>
    </w:p>
    <w:p w:rsidR="00E151E4" w:rsidRPr="00E151E4" w:rsidRDefault="001350B8" w:rsidP="001350B8">
      <w:pPr>
        <w:pStyle w:val="22"/>
        <w:rPr>
          <w:rFonts w:ascii="Times New Roman"/>
        </w:rPr>
      </w:pPr>
      <w:r>
        <w:rPr>
          <w:rFonts w:ascii="Times New Roman" w:hint="eastAsia"/>
        </w:rPr>
        <w:t>而</w:t>
      </w:r>
      <w:r w:rsidR="00E151E4" w:rsidRPr="00E151E4">
        <w:rPr>
          <w:rFonts w:ascii="Times New Roman" w:hint="eastAsia"/>
        </w:rPr>
        <w:t>顶点</w:t>
      </w:r>
      <m:oMath>
        <m:r>
          <w:rPr>
            <w:rFonts w:ascii="Cambria Math" w:hAnsi="Cambria Math"/>
          </w:rPr>
          <m:t>s</m:t>
        </m:r>
      </m:oMath>
      <w:r>
        <w:rPr>
          <w:rFonts w:ascii="Times New Roman" w:hint="eastAsia"/>
        </w:rPr>
        <w:t>相当于发送请求主机所连接的起始路由，顶点</w:t>
      </w:r>
      <m:oMath>
        <m:r>
          <w:rPr>
            <w:rFonts w:ascii="Cambria Math" w:hAnsi="Cambria Math" w:hint="eastAsia"/>
          </w:rPr>
          <m:t>t</m:t>
        </m:r>
      </m:oMath>
      <w:r>
        <w:rPr>
          <w:rFonts w:ascii="Times New Roman" w:hint="eastAsia"/>
        </w:rPr>
        <w:t>相当于接受请求主机所连接的路由。</w:t>
      </w:r>
    </w:p>
    <w:p w:rsidR="00E151E4" w:rsidRPr="00E151E4" w:rsidRDefault="00E151E4" w:rsidP="00E151E4">
      <w:pPr>
        <w:pStyle w:val="22"/>
        <w:rPr>
          <w:rFonts w:ascii="Times New Roman"/>
        </w:rPr>
      </w:pPr>
      <w:r w:rsidRPr="00E151E4">
        <w:rPr>
          <w:rFonts w:ascii="Times New Roman" w:hint="eastAsia"/>
        </w:rPr>
        <w:t>通过算法，得到的从</w:t>
      </w:r>
      <m:oMath>
        <m:r>
          <w:rPr>
            <w:rFonts w:ascii="Cambria Math" w:hAnsi="Cambria Math" w:hint="eastAsia"/>
          </w:rPr>
          <m:t>s</m:t>
        </m:r>
      </m:oMath>
      <w:r w:rsidRPr="00E151E4">
        <w:rPr>
          <w:rFonts w:ascii="Times New Roman" w:hint="eastAsia"/>
        </w:rPr>
        <w:t>到</w:t>
      </w:r>
      <m:oMath>
        <m:r>
          <w:rPr>
            <w:rFonts w:ascii="Cambria Math" w:hAnsi="Cambria Math" w:hint="eastAsia"/>
          </w:rPr>
          <m:t>t</m:t>
        </m:r>
      </m:oMath>
      <w:r w:rsidR="008537EE">
        <w:rPr>
          <w:rFonts w:ascii="Times New Roman" w:hint="eastAsia"/>
        </w:rPr>
        <w:t>所选择</w:t>
      </w:r>
      <w:r w:rsidRPr="00E151E4">
        <w:rPr>
          <w:rFonts w:ascii="Times New Roman" w:hint="eastAsia"/>
        </w:rPr>
        <w:t>的</w:t>
      </w:r>
      <w:r w:rsidR="008537EE">
        <w:rPr>
          <w:rFonts w:ascii="Times New Roman" w:hint="eastAsia"/>
        </w:rPr>
        <w:t>传输</w:t>
      </w:r>
      <w:r w:rsidRPr="00E151E4">
        <w:rPr>
          <w:rFonts w:ascii="Times New Roman" w:hint="eastAsia"/>
        </w:rPr>
        <w:t>路径</w:t>
      </w:r>
      <w:r w:rsidR="001350B8">
        <w:rPr>
          <w:rFonts w:ascii="Times New Roman" w:hint="eastAsia"/>
        </w:rPr>
        <w:t>为路径</w:t>
      </w:r>
      <m:oMath>
        <m:r>
          <w:rPr>
            <w:rFonts w:ascii="Cambria Math" w:hAnsi="Cambria Math" w:hint="eastAsia"/>
          </w:rPr>
          <m:t>P</m:t>
        </m:r>
      </m:oMath>
      <w:r w:rsidRPr="00E151E4">
        <w:rPr>
          <w:rFonts w:ascii="Times New Roman" w:hint="eastAsia"/>
        </w:rPr>
        <w:t>。</w:t>
      </w:r>
    </w:p>
    <w:p w:rsidR="00E151E4" w:rsidRPr="00E151E4" w:rsidRDefault="00E151E4" w:rsidP="005104FC">
      <w:pPr>
        <w:pStyle w:val="22"/>
        <w:rPr>
          <w:rFonts w:ascii="Times New Roman"/>
        </w:rPr>
      </w:pPr>
      <w:r w:rsidRPr="00E151E4">
        <w:rPr>
          <w:rFonts w:ascii="Times New Roman" w:hint="eastAsia"/>
        </w:rPr>
        <w:t>必经点集</w:t>
      </w:r>
      <m:oMath>
        <m:r>
          <w:rPr>
            <w:rFonts w:ascii="Cambria Math" w:hAnsi="Cambria Math" w:hint="eastAsia"/>
          </w:rPr>
          <m:t>V</m:t>
        </m:r>
      </m:oMath>
      <w:r w:rsidRPr="00E151E4">
        <w:rPr>
          <w:rFonts w:ascii="Times New Roman" w:hint="eastAsia"/>
        </w:rPr>
        <w:t>：相当于必经路由集，即从</w:t>
      </w:r>
      <m:oMath>
        <m:r>
          <w:rPr>
            <w:rFonts w:ascii="Cambria Math" w:hAnsi="Cambria Math" w:hint="eastAsia"/>
          </w:rPr>
          <m:t>s</m:t>
        </m:r>
      </m:oMath>
      <w:r w:rsidRPr="00E151E4">
        <w:rPr>
          <w:rFonts w:ascii="Times New Roman" w:hint="eastAsia"/>
        </w:rPr>
        <w:t>到达</w:t>
      </w:r>
      <m:oMath>
        <m:r>
          <w:rPr>
            <w:rFonts w:ascii="Cambria Math" w:hAnsi="Cambria Math" w:hint="eastAsia"/>
          </w:rPr>
          <m:t>t</m:t>
        </m:r>
      </m:oMath>
      <w:r w:rsidRPr="00E151E4">
        <w:rPr>
          <w:rFonts w:ascii="Times New Roman" w:hint="eastAsia"/>
        </w:rPr>
        <w:t>的过程中，必须经过</w:t>
      </w:r>
      <m:oMath>
        <m:r>
          <w:rPr>
            <w:rFonts w:ascii="Cambria Math" w:hAnsi="Cambria Math" w:hint="eastAsia"/>
          </w:rPr>
          <m:t>V</m:t>
        </m:r>
      </m:oMath>
      <w:r w:rsidRPr="00E151E4">
        <w:rPr>
          <w:rFonts w:ascii="Times New Roman" w:hint="eastAsia"/>
        </w:rPr>
        <w:t>中的所有顶点。</w:t>
      </w:r>
      <w:r w:rsidR="001350B8">
        <w:rPr>
          <w:rFonts w:ascii="Times New Roman" w:hint="eastAsia"/>
        </w:rPr>
        <w:t>路径</w:t>
      </w:r>
      <m:oMath>
        <m:r>
          <w:rPr>
            <w:rFonts w:ascii="Cambria Math" w:hAnsi="Cambria Math" w:hint="eastAsia"/>
          </w:rPr>
          <m:t>P</m:t>
        </m:r>
      </m:oMath>
      <w:r w:rsidR="001350B8">
        <w:rPr>
          <w:rFonts w:ascii="Times New Roman" w:hint="eastAsia"/>
        </w:rPr>
        <w:t>必须经过必经点集</w:t>
      </w:r>
      <m:oMath>
        <m:r>
          <w:rPr>
            <w:rFonts w:ascii="Cambria Math" w:hAnsi="Cambria Math" w:hint="eastAsia"/>
          </w:rPr>
          <m:t>V</m:t>
        </m:r>
      </m:oMath>
      <w:r w:rsidR="001350B8">
        <w:rPr>
          <w:rFonts w:ascii="Times New Roman" w:hint="eastAsia"/>
        </w:rPr>
        <w:t>。</w:t>
      </w:r>
    </w:p>
    <w:p w:rsidR="00002541" w:rsidRDefault="00E151E4" w:rsidP="001350B8">
      <w:pPr>
        <w:pStyle w:val="22"/>
        <w:rPr>
          <w:rFonts w:ascii="Times New Roman"/>
        </w:rPr>
      </w:pPr>
      <w:r w:rsidRPr="00E151E4">
        <w:rPr>
          <w:rFonts w:ascii="Times New Roman" w:hint="eastAsia"/>
        </w:rPr>
        <w:t>首选最短路径</w:t>
      </w:r>
      <m:oMath>
        <m:sSup>
          <m:sSupPr>
            <m:ctrlPr>
              <w:rPr>
                <w:rFonts w:ascii="Cambria Math" w:hAnsi="Cambria Math"/>
              </w:rPr>
            </m:ctrlPr>
          </m:sSupPr>
          <m:e>
            <m:r>
              <w:rPr>
                <w:rFonts w:ascii="Cambria Math" w:hAnsi="Cambria Math"/>
              </w:rPr>
              <m:t>P</m:t>
            </m:r>
          </m:e>
          <m:sup>
            <m:r>
              <w:rPr>
                <w:rFonts w:ascii="Cambria Math" w:hAnsi="Cambria Math"/>
              </w:rPr>
              <m:t>'</m:t>
            </m:r>
          </m:sup>
        </m:sSup>
      </m:oMath>
      <w:r w:rsidRPr="00E151E4">
        <w:rPr>
          <w:rFonts w:ascii="Times New Roman" w:hint="eastAsia"/>
        </w:rPr>
        <w:t>和必经点集</w:t>
      </w:r>
      <m:oMath>
        <m:sSup>
          <m:sSupPr>
            <m:ctrlPr>
              <w:rPr>
                <w:rFonts w:ascii="Cambria Math" w:hAnsi="Cambria Math"/>
              </w:rPr>
            </m:ctrlPr>
          </m:sSupPr>
          <m:e>
            <m:r>
              <w:rPr>
                <w:rFonts w:ascii="Cambria Math" w:hAnsi="Cambria Math"/>
              </w:rPr>
              <m:t>V</m:t>
            </m:r>
          </m:e>
          <m:sup>
            <m:r>
              <w:rPr>
                <w:rFonts w:ascii="Cambria Math" w:hAnsi="Cambria Math"/>
              </w:rPr>
              <m:t>'</m:t>
            </m:r>
          </m:sup>
        </m:sSup>
      </m:oMath>
      <w:r w:rsidRPr="00E151E4">
        <w:rPr>
          <w:rFonts w:ascii="Times New Roman" w:hint="eastAsia"/>
        </w:rPr>
        <w:t>对应</w:t>
      </w:r>
      <w:r w:rsidR="001350B8">
        <w:rPr>
          <w:rFonts w:ascii="Times New Roman" w:hint="eastAsia"/>
        </w:rPr>
        <w:t>，</w:t>
      </w:r>
      <w:r w:rsidRPr="00E151E4">
        <w:rPr>
          <w:rFonts w:ascii="Times New Roman" w:hint="eastAsia"/>
        </w:rPr>
        <w:t>备选路径</w:t>
      </w:r>
      <m:oMath>
        <m:sSup>
          <m:sSupPr>
            <m:ctrlPr>
              <w:rPr>
                <w:rFonts w:ascii="Cambria Math" w:hAnsi="Cambria Math"/>
              </w:rPr>
            </m:ctrlPr>
          </m:sSupPr>
          <m:e>
            <m:r>
              <w:rPr>
                <w:rFonts w:ascii="Cambria Math" w:hAnsi="Cambria Math"/>
              </w:rPr>
              <m:t>P</m:t>
            </m:r>
          </m:e>
          <m:sup>
            <m:r>
              <w:rPr>
                <w:rFonts w:ascii="Cambria Math" w:hAnsi="Cambria Math"/>
              </w:rPr>
              <m:t>''</m:t>
            </m:r>
          </m:sup>
        </m:sSup>
      </m:oMath>
      <w:r w:rsidRPr="00E151E4">
        <w:rPr>
          <w:rFonts w:ascii="Times New Roman" w:hint="eastAsia"/>
        </w:rPr>
        <w:t>和必经点集</w:t>
      </w:r>
      <m:oMath>
        <m:sSup>
          <m:sSupPr>
            <m:ctrlPr>
              <w:rPr>
                <w:rFonts w:ascii="Cambria Math" w:hAnsi="Cambria Math"/>
              </w:rPr>
            </m:ctrlPr>
          </m:sSupPr>
          <m:e>
            <m:r>
              <w:rPr>
                <w:rFonts w:ascii="Cambria Math" w:hAnsi="Cambria Math"/>
              </w:rPr>
              <m:t>V</m:t>
            </m:r>
          </m:e>
          <m:sup>
            <m:r>
              <w:rPr>
                <w:rFonts w:ascii="Cambria Math" w:hAnsi="Cambria Math"/>
              </w:rPr>
              <m:t>''</m:t>
            </m:r>
          </m:sup>
        </m:sSup>
      </m:oMath>
      <w:r w:rsidRPr="00E151E4">
        <w:rPr>
          <w:rFonts w:ascii="Times New Roman" w:hint="eastAsia"/>
        </w:rPr>
        <w:t>对应</w:t>
      </w:r>
      <w:r w:rsidR="002B14B9">
        <w:rPr>
          <w:rFonts w:ascii="Times New Roman" w:hint="eastAsia"/>
        </w:rPr>
        <w:t>。</w:t>
      </w:r>
    </w:p>
    <w:p w:rsidR="001350B8" w:rsidRDefault="001350B8" w:rsidP="00E151E4">
      <w:pPr>
        <w:pStyle w:val="22"/>
        <w:rPr>
          <w:rFonts w:ascii="Times New Roman"/>
        </w:rPr>
      </w:pPr>
      <w:r>
        <w:rPr>
          <w:rFonts w:ascii="Times New Roman" w:hint="eastAsia"/>
        </w:rPr>
        <w:t>结合抽象出的概念，在下面给出具体的问题定义。</w:t>
      </w:r>
    </w:p>
    <w:p w:rsidR="00002541" w:rsidRPr="00BA18C5" w:rsidRDefault="00002541" w:rsidP="00560066">
      <w:pPr>
        <w:pStyle w:val="20"/>
        <w:rPr>
          <w:szCs w:val="28"/>
        </w:rPr>
      </w:pPr>
      <w:bookmarkStart w:id="34" w:name="_Toc484106715"/>
      <w:r w:rsidRPr="00217DA1">
        <w:rPr>
          <w:rStyle w:val="2Char"/>
          <w:rFonts w:ascii="Times New Roman" w:hAnsi="Times New Roman"/>
          <w:b w:val="0"/>
          <w:bCs/>
          <w:sz w:val="28"/>
        </w:rPr>
        <w:t xml:space="preserve">2.2 </w:t>
      </w:r>
      <w:r w:rsidRPr="00BA18C5">
        <w:rPr>
          <w:rStyle w:val="2Char"/>
          <w:rFonts w:hint="eastAsia"/>
          <w:b w:val="0"/>
          <w:bCs/>
          <w:sz w:val="28"/>
        </w:rPr>
        <w:t xml:space="preserve"> </w:t>
      </w:r>
      <w:r w:rsidR="00560066">
        <w:rPr>
          <w:rStyle w:val="2Char"/>
          <w:rFonts w:hint="eastAsia"/>
          <w:b w:val="0"/>
          <w:bCs/>
          <w:sz w:val="28"/>
        </w:rPr>
        <w:t>大规模</w:t>
      </w:r>
      <w:r w:rsidR="00560066" w:rsidRPr="00A50AB2">
        <w:rPr>
          <w:rFonts w:hint="eastAsia"/>
          <w:color w:val="000000" w:themeColor="text1"/>
        </w:rPr>
        <w:t>网络路由寻路</w:t>
      </w:r>
      <w:r w:rsidRPr="00BA18C5">
        <w:rPr>
          <w:rStyle w:val="2Char"/>
          <w:rFonts w:hint="eastAsia"/>
          <w:b w:val="0"/>
          <w:bCs/>
          <w:sz w:val="28"/>
        </w:rPr>
        <w:t>问题</w:t>
      </w:r>
      <w:r w:rsidR="00560066">
        <w:rPr>
          <w:rStyle w:val="2Char"/>
          <w:rFonts w:hint="eastAsia"/>
          <w:b w:val="0"/>
          <w:bCs/>
          <w:sz w:val="28"/>
        </w:rPr>
        <w:t>的</w:t>
      </w:r>
      <w:r w:rsidRPr="00BA18C5">
        <w:rPr>
          <w:rStyle w:val="2Char"/>
          <w:rFonts w:hint="eastAsia"/>
          <w:b w:val="0"/>
          <w:bCs/>
          <w:sz w:val="28"/>
        </w:rPr>
        <w:t>定义</w:t>
      </w:r>
      <w:bookmarkEnd w:id="34"/>
    </w:p>
    <w:p w:rsidR="00ED01CE" w:rsidRDefault="00ED01CE" w:rsidP="00002541">
      <w:pPr>
        <w:pStyle w:val="22"/>
        <w:rPr>
          <w:rFonts w:ascii="Times New Roman"/>
        </w:rPr>
      </w:pPr>
      <w:r>
        <w:rPr>
          <w:rFonts w:ascii="Times New Roman" w:hint="eastAsia"/>
        </w:rPr>
        <w:t>已知路由的拓扑图，我们规定了起始路由和终止路由，同时也规定了中间必须经过的路由集。我们要找到从起始路由到终止路由的首选路径和备选路径，要求首选路径和备选路径的重叠边尽可能地少</w:t>
      </w:r>
      <w:r w:rsidR="0030730D">
        <w:rPr>
          <w:rFonts w:ascii="Times New Roman" w:hint="eastAsia"/>
        </w:rPr>
        <w:t>，</w:t>
      </w:r>
      <w:r>
        <w:rPr>
          <w:rFonts w:ascii="Times New Roman" w:hint="eastAsia"/>
        </w:rPr>
        <w:t>以便首选路出错时，能替换至备选路保持通讯的畅通。</w:t>
      </w:r>
    </w:p>
    <w:p w:rsidR="00ED01CE" w:rsidRDefault="00ED01CE" w:rsidP="002A19C0">
      <w:pPr>
        <w:pStyle w:val="22"/>
        <w:tabs>
          <w:tab w:val="center" w:pos="4753"/>
        </w:tabs>
        <w:rPr>
          <w:rFonts w:ascii="Times New Roman"/>
        </w:rPr>
      </w:pPr>
      <w:r>
        <w:rPr>
          <w:rFonts w:ascii="Times New Roman" w:hint="eastAsia"/>
        </w:rPr>
        <w:t>抽象网络路由概念后的描述如下：</w:t>
      </w:r>
      <w:r w:rsidR="002A19C0">
        <w:rPr>
          <w:rFonts w:ascii="Times New Roman"/>
        </w:rPr>
        <w:tab/>
      </w:r>
    </w:p>
    <w:p w:rsidR="00002541" w:rsidRPr="00002541" w:rsidRDefault="00002541" w:rsidP="00002541">
      <w:pPr>
        <w:pStyle w:val="22"/>
        <w:rPr>
          <w:rFonts w:ascii="Times New Roman"/>
        </w:rPr>
      </w:pPr>
      <w:r w:rsidRPr="00002541">
        <w:rPr>
          <w:rFonts w:ascii="Times New Roman" w:hint="eastAsia"/>
        </w:rPr>
        <w:lastRenderedPageBreak/>
        <w:t>给定一个带权重的有向图</w:t>
      </w:r>
      <m:oMath>
        <m:r>
          <w:rPr>
            <w:rFonts w:ascii="Cambria Math" w:hAnsi="Cambria Math" w:hint="eastAsia"/>
          </w:rPr>
          <m:t>G=(V,E)</m:t>
        </m:r>
      </m:oMath>
      <w:r w:rsidRPr="00002541">
        <w:rPr>
          <w:rFonts w:ascii="Times New Roman" w:hint="eastAsia"/>
        </w:rPr>
        <w:t>，</w:t>
      </w:r>
      <m:oMath>
        <m:r>
          <w:rPr>
            <w:rFonts w:ascii="Cambria Math" w:hAnsi="Cambria Math" w:hint="eastAsia"/>
          </w:rPr>
          <m:t>V</m:t>
        </m:r>
      </m:oMath>
      <w:r w:rsidRPr="00002541">
        <w:rPr>
          <w:rFonts w:ascii="Times New Roman" w:hint="eastAsia"/>
        </w:rPr>
        <w:t>为顶点集，</w:t>
      </w:r>
      <m:oMath>
        <m:r>
          <w:rPr>
            <w:rFonts w:ascii="Cambria Math" w:hAnsi="Cambria Math" w:hint="eastAsia"/>
          </w:rPr>
          <m:t>E</m:t>
        </m:r>
      </m:oMath>
      <w:r w:rsidRPr="00002541">
        <w:rPr>
          <w:rFonts w:ascii="Times New Roman" w:hint="eastAsia"/>
        </w:rPr>
        <w:t>为有向边集，每一条有向边均有一个权重</w:t>
      </w:r>
      <m:oMath>
        <m:r>
          <w:rPr>
            <w:rFonts w:ascii="Cambria Math" w:hAnsi="Cambria Math"/>
          </w:rPr>
          <m:t>l</m:t>
        </m:r>
      </m:oMath>
      <w:r w:rsidRPr="00002541">
        <w:rPr>
          <w:rFonts w:ascii="Times New Roman" w:hint="eastAsia"/>
        </w:rPr>
        <w:t>。对于给定的顶点</w:t>
      </w:r>
      <m:oMath>
        <m:r>
          <w:rPr>
            <w:rFonts w:ascii="Cambria Math" w:hAnsi="Cambria Math" w:hint="eastAsia"/>
          </w:rPr>
          <m:t>s</m:t>
        </m:r>
      </m:oMath>
      <w:r w:rsidRPr="00002541">
        <w:rPr>
          <w:rFonts w:ascii="Times New Roman" w:hint="eastAsia"/>
        </w:rPr>
        <w:t>、</w:t>
      </w:r>
      <m:oMath>
        <m:r>
          <w:rPr>
            <w:rFonts w:ascii="Cambria Math" w:hAnsi="Cambria Math" w:hint="eastAsia"/>
          </w:rPr>
          <m:t>t</m:t>
        </m:r>
      </m:oMath>
      <w:r w:rsidRPr="00002541">
        <w:rPr>
          <w:rFonts w:ascii="Times New Roman" w:hint="eastAsia"/>
        </w:rPr>
        <w:t>，以及</w:t>
      </w:r>
      <m:oMath>
        <m:r>
          <w:rPr>
            <w:rFonts w:ascii="Cambria Math" w:hAnsi="Cambria Math" w:hint="eastAsia"/>
          </w:rPr>
          <m:t>V</m:t>
        </m:r>
      </m:oMath>
      <w:r w:rsidRPr="00002541">
        <w:rPr>
          <w:rFonts w:ascii="Times New Roman" w:hint="eastAsia"/>
        </w:rPr>
        <w:t>的子集</w:t>
      </w:r>
      <m:oMath>
        <m:sSup>
          <m:sSupPr>
            <m:ctrlPr>
              <w:rPr>
                <w:rFonts w:ascii="Cambria Math" w:hAnsi="Cambria Math"/>
              </w:rPr>
            </m:ctrlPr>
          </m:sSupPr>
          <m:e>
            <m:r>
              <w:rPr>
                <w:rFonts w:ascii="Cambria Math" w:hAnsi="Cambria Math"/>
              </w:rPr>
              <m:t>V</m:t>
            </m:r>
          </m:e>
          <m:sup>
            <m:r>
              <w:rPr>
                <w:rFonts w:ascii="Cambria Math" w:hAnsi="Cambria Math"/>
              </w:rPr>
              <m:t>'</m:t>
            </m:r>
          </m:sup>
        </m:sSup>
      </m:oMath>
      <w:r w:rsidRPr="00002541">
        <w:rPr>
          <w:rFonts w:ascii="Times New Roman" w:hint="eastAsia"/>
        </w:rPr>
        <w:t>和</w:t>
      </w:r>
      <m:oMath>
        <m:sSup>
          <m:sSupPr>
            <m:ctrlPr>
              <w:rPr>
                <w:rFonts w:ascii="Cambria Math" w:hAnsi="Cambria Math"/>
              </w:rPr>
            </m:ctrlPr>
          </m:sSupPr>
          <m:e>
            <m:r>
              <w:rPr>
                <w:rFonts w:ascii="Cambria Math" w:hAnsi="Cambria Math"/>
              </w:rPr>
              <m:t>V</m:t>
            </m:r>
          </m:e>
          <m:sup>
            <m:r>
              <w:rPr>
                <w:rFonts w:ascii="Cambria Math" w:hAnsi="Cambria Math"/>
              </w:rPr>
              <m:t>'</m:t>
            </m:r>
          </m:sup>
        </m:sSup>
        <m:r>
          <m:rPr>
            <m:sty m:val="p"/>
          </m:rPr>
          <w:rPr>
            <w:rFonts w:ascii="Cambria Math" w:hAnsi="Cambria Math"/>
          </w:rPr>
          <m:t>'</m:t>
        </m:r>
      </m:oMath>
      <w:r w:rsidRPr="00002541">
        <w:rPr>
          <w:rFonts w:ascii="Times New Roman" w:hint="eastAsia"/>
        </w:rPr>
        <w:t>，寻找从</w:t>
      </w:r>
      <m:oMath>
        <m:r>
          <w:rPr>
            <w:rFonts w:ascii="Cambria Math" w:hAnsi="Cambria Math" w:hint="eastAsia"/>
          </w:rPr>
          <m:t>s</m:t>
        </m:r>
      </m:oMath>
      <w:r w:rsidRPr="00002541">
        <w:rPr>
          <w:rFonts w:ascii="Times New Roman" w:hint="eastAsia"/>
        </w:rPr>
        <w:t>到</w:t>
      </w:r>
      <m:oMath>
        <m:r>
          <w:rPr>
            <w:rFonts w:ascii="Cambria Math" w:hAnsi="Cambria Math" w:hint="eastAsia"/>
          </w:rPr>
          <m:t>t</m:t>
        </m:r>
      </m:oMath>
      <w:r w:rsidRPr="00002541">
        <w:rPr>
          <w:rFonts w:ascii="Times New Roman" w:hint="eastAsia"/>
        </w:rPr>
        <w:t>的两条不成环的有向路径</w:t>
      </w:r>
      <m:oMath>
        <m:sSup>
          <m:sSupPr>
            <m:ctrlPr>
              <w:rPr>
                <w:rFonts w:ascii="Cambria Math" w:hAnsi="Cambria Math"/>
              </w:rPr>
            </m:ctrlPr>
          </m:sSupPr>
          <m:e>
            <m:r>
              <w:rPr>
                <w:rFonts w:ascii="Cambria Math" w:hAnsi="Cambria Math"/>
              </w:rPr>
              <m:t>P</m:t>
            </m:r>
          </m:e>
          <m:sup>
            <m:r>
              <w:rPr>
                <w:rFonts w:ascii="Cambria Math" w:hAnsi="Cambria Math"/>
              </w:rPr>
              <m:t>'</m:t>
            </m:r>
          </m:sup>
        </m:sSup>
      </m:oMath>
      <w:r w:rsidRPr="00002541">
        <w:rPr>
          <w:rFonts w:ascii="Times New Roman" w:hint="eastAsia"/>
        </w:rPr>
        <w:t>和</w:t>
      </w:r>
      <m:oMath>
        <m:sSup>
          <m:sSupPr>
            <m:ctrlPr>
              <w:rPr>
                <w:rFonts w:ascii="Cambria Math" w:hAnsi="Cambria Math"/>
              </w:rPr>
            </m:ctrlPr>
          </m:sSupPr>
          <m:e>
            <m:r>
              <w:rPr>
                <w:rFonts w:ascii="Cambria Math" w:hAnsi="Cambria Math"/>
              </w:rPr>
              <m:t>P</m:t>
            </m:r>
          </m:e>
          <m:sup>
            <m:r>
              <w:rPr>
                <w:rFonts w:ascii="Cambria Math" w:hAnsi="Cambria Math"/>
              </w:rPr>
              <m:t>''</m:t>
            </m:r>
          </m:sup>
        </m:sSup>
      </m:oMath>
      <w:r w:rsidRPr="00002541">
        <w:rPr>
          <w:rFonts w:ascii="Times New Roman" w:hint="eastAsia"/>
        </w:rPr>
        <w:t>，使得</w:t>
      </w:r>
      <m:oMath>
        <m:sSup>
          <m:sSupPr>
            <m:ctrlPr>
              <w:rPr>
                <w:rFonts w:ascii="Cambria Math" w:hAnsi="Cambria Math"/>
              </w:rPr>
            </m:ctrlPr>
          </m:sSupPr>
          <m:e>
            <m:r>
              <w:rPr>
                <w:rFonts w:ascii="Cambria Math" w:hAnsi="Cambria Math"/>
              </w:rPr>
              <m:t>P</m:t>
            </m:r>
          </m:e>
          <m:sup>
            <m:r>
              <w:rPr>
                <w:rFonts w:ascii="Cambria Math" w:hAnsi="Cambria Math"/>
              </w:rPr>
              <m:t>'</m:t>
            </m:r>
          </m:sup>
        </m:sSup>
      </m:oMath>
      <w:r w:rsidRPr="00002541">
        <w:rPr>
          <w:rFonts w:ascii="Times New Roman" w:hint="eastAsia"/>
        </w:rPr>
        <w:t>经过</w:t>
      </w:r>
      <m:oMath>
        <m:sSup>
          <m:sSupPr>
            <m:ctrlPr>
              <w:rPr>
                <w:rFonts w:ascii="Cambria Math" w:hAnsi="Cambria Math"/>
              </w:rPr>
            </m:ctrlPr>
          </m:sSupPr>
          <m:e>
            <m:r>
              <w:rPr>
                <w:rFonts w:ascii="Cambria Math" w:hAnsi="Cambria Math"/>
              </w:rPr>
              <m:t>V</m:t>
            </m:r>
          </m:e>
          <m:sup>
            <m:r>
              <w:rPr>
                <w:rFonts w:ascii="Cambria Math" w:hAnsi="Cambria Math"/>
              </w:rPr>
              <m:t>'</m:t>
            </m:r>
          </m:sup>
        </m:sSup>
      </m:oMath>
      <w:r w:rsidRPr="00002541">
        <w:rPr>
          <w:rFonts w:ascii="Times New Roman" w:hint="eastAsia"/>
        </w:rPr>
        <w:t>中所有的顶点，而</w:t>
      </w:r>
      <m:oMath>
        <m:sSup>
          <m:sSupPr>
            <m:ctrlPr>
              <w:rPr>
                <w:rFonts w:ascii="Cambria Math" w:hAnsi="Cambria Math"/>
              </w:rPr>
            </m:ctrlPr>
          </m:sSupPr>
          <m:e>
            <m:r>
              <w:rPr>
                <w:rFonts w:ascii="Cambria Math" w:hAnsi="Cambria Math"/>
              </w:rPr>
              <m:t>P</m:t>
            </m:r>
          </m:e>
          <m:sup>
            <m:r>
              <w:rPr>
                <w:rFonts w:ascii="Cambria Math" w:hAnsi="Cambria Math"/>
              </w:rPr>
              <m:t>''</m:t>
            </m:r>
          </m:sup>
        </m:sSup>
      </m:oMath>
      <w:r w:rsidRPr="00002541">
        <w:rPr>
          <w:rFonts w:ascii="Times New Roman" w:hint="eastAsia"/>
        </w:rPr>
        <w:t>经过</w:t>
      </w:r>
      <m:oMath>
        <m:sSup>
          <m:sSupPr>
            <m:ctrlPr>
              <w:rPr>
                <w:rFonts w:ascii="Cambria Math" w:hAnsi="Cambria Math"/>
              </w:rPr>
            </m:ctrlPr>
          </m:sSupPr>
          <m:e>
            <m:r>
              <w:rPr>
                <w:rFonts w:ascii="Cambria Math" w:hAnsi="Cambria Math"/>
              </w:rPr>
              <m:t>V</m:t>
            </m:r>
          </m:e>
          <m:sup>
            <m:r>
              <w:rPr>
                <w:rFonts w:ascii="Cambria Math" w:hAnsi="Cambria Math"/>
              </w:rPr>
              <m:t>''</m:t>
            </m:r>
          </m:sup>
        </m:sSup>
      </m:oMath>
      <w:r w:rsidRPr="00002541">
        <w:rPr>
          <w:rFonts w:ascii="Times New Roman" w:hint="eastAsia"/>
        </w:rPr>
        <w:t>中所有的顶点（对</w:t>
      </w:r>
      <m:oMath>
        <m:sSup>
          <m:sSupPr>
            <m:ctrlPr>
              <w:rPr>
                <w:rFonts w:ascii="Cambria Math" w:hAnsi="Cambria Math"/>
              </w:rPr>
            </m:ctrlPr>
          </m:sSupPr>
          <m:e>
            <m:r>
              <w:rPr>
                <w:rFonts w:ascii="Cambria Math" w:hAnsi="Cambria Math"/>
              </w:rPr>
              <m:t>P</m:t>
            </m:r>
          </m:e>
          <m:sup>
            <m:r>
              <w:rPr>
                <w:rFonts w:ascii="Cambria Math" w:hAnsi="Cambria Math"/>
              </w:rPr>
              <m:t>'</m:t>
            </m:r>
          </m:sup>
        </m:sSup>
      </m:oMath>
      <w:r w:rsidRPr="00002541">
        <w:rPr>
          <w:rFonts w:ascii="Times New Roman" w:hint="eastAsia"/>
        </w:rPr>
        <w:t>经过</w:t>
      </w:r>
      <m:oMath>
        <m:sSup>
          <m:sSupPr>
            <m:ctrlPr>
              <w:rPr>
                <w:rFonts w:ascii="Cambria Math" w:hAnsi="Cambria Math"/>
              </w:rPr>
            </m:ctrlPr>
          </m:sSupPr>
          <m:e>
            <m:r>
              <w:rPr>
                <w:rFonts w:ascii="Cambria Math" w:hAnsi="Cambria Math"/>
              </w:rPr>
              <m:t>V</m:t>
            </m:r>
          </m:e>
          <m:sup>
            <m:r>
              <w:rPr>
                <w:rFonts w:ascii="Cambria Math" w:hAnsi="Cambria Math"/>
              </w:rPr>
              <m:t>'</m:t>
            </m:r>
          </m:sup>
        </m:sSup>
      </m:oMath>
      <w:r w:rsidRPr="00002541">
        <w:rPr>
          <w:rFonts w:ascii="Times New Roman" w:hint="eastAsia"/>
        </w:rPr>
        <w:t>中顶点的顺序以及</w:t>
      </w:r>
      <m:oMath>
        <m:sSup>
          <m:sSupPr>
            <m:ctrlPr>
              <w:rPr>
                <w:rFonts w:ascii="Cambria Math" w:hAnsi="Cambria Math"/>
              </w:rPr>
            </m:ctrlPr>
          </m:sSupPr>
          <m:e>
            <m:r>
              <w:rPr>
                <w:rFonts w:ascii="Cambria Math" w:hAnsi="Cambria Math"/>
              </w:rPr>
              <m:t>P</m:t>
            </m:r>
          </m:e>
          <m:sup>
            <m:r>
              <w:rPr>
                <w:rFonts w:ascii="Cambria Math" w:hAnsi="Cambria Math"/>
              </w:rPr>
              <m:t>''</m:t>
            </m:r>
          </m:sup>
        </m:sSup>
      </m:oMath>
      <w:r w:rsidRPr="00002541">
        <w:rPr>
          <w:rFonts w:ascii="Times New Roman" w:hint="eastAsia"/>
        </w:rPr>
        <w:t>经过</w:t>
      </w:r>
      <m:oMath>
        <m:sSup>
          <m:sSupPr>
            <m:ctrlPr>
              <w:rPr>
                <w:rFonts w:ascii="Cambria Math" w:hAnsi="Cambria Math"/>
              </w:rPr>
            </m:ctrlPr>
          </m:sSupPr>
          <m:e>
            <m:r>
              <w:rPr>
                <w:rFonts w:ascii="Cambria Math" w:hAnsi="Cambria Math"/>
              </w:rPr>
              <m:t>V</m:t>
            </m:r>
          </m:e>
          <m:sup>
            <m:r>
              <w:rPr>
                <w:rFonts w:ascii="Cambria Math" w:hAnsi="Cambria Math"/>
              </w:rPr>
              <m:t>''</m:t>
            </m:r>
          </m:sup>
        </m:sSup>
      </m:oMath>
      <w:r w:rsidRPr="00002541">
        <w:rPr>
          <w:rFonts w:ascii="Times New Roman" w:hint="eastAsia"/>
        </w:rPr>
        <w:t>中顶点的顺序不做要求）。</w:t>
      </w:r>
    </w:p>
    <w:p w:rsidR="00002541" w:rsidRPr="00002541" w:rsidRDefault="00002541" w:rsidP="00002541">
      <w:pPr>
        <w:pStyle w:val="22"/>
        <w:rPr>
          <w:rFonts w:ascii="Times New Roman"/>
        </w:rPr>
      </w:pPr>
      <w:r w:rsidRPr="00002541">
        <w:rPr>
          <w:rFonts w:ascii="Times New Roman" w:hint="eastAsia"/>
        </w:rPr>
        <w:t>若不同时存在这样的两条有向路径，则输出无解；若存在，则两条有向路径的重合边数量越少越好。</w:t>
      </w:r>
      <w:r w:rsidR="00FD2C6B">
        <w:rPr>
          <w:rFonts w:ascii="Times New Roman" w:hint="eastAsia"/>
        </w:rPr>
        <w:t>同时尽量能够在较短的时间内先得到一个可行解，再去求更好的解。</w:t>
      </w:r>
    </w:p>
    <w:p w:rsidR="00002541" w:rsidRPr="00002541" w:rsidRDefault="00002541" w:rsidP="00002541">
      <w:pPr>
        <w:pStyle w:val="22"/>
        <w:rPr>
          <w:rFonts w:ascii="Times New Roman"/>
        </w:rPr>
      </w:pPr>
      <w:r w:rsidRPr="00002541">
        <w:rPr>
          <w:rFonts w:ascii="Times New Roman" w:hint="eastAsia"/>
        </w:rPr>
        <w:t>说明：</w:t>
      </w:r>
    </w:p>
    <w:p w:rsidR="00002541" w:rsidRPr="00002541" w:rsidRDefault="002B3956" w:rsidP="00002541">
      <w:pPr>
        <w:pStyle w:val="22"/>
        <w:rPr>
          <w:rFonts w:ascii="Times New Roman"/>
        </w:rPr>
      </w:pPr>
      <w:r>
        <w:rPr>
          <w:rFonts w:ascii="Times New Roman" w:hint="eastAsia"/>
        </w:rPr>
        <w:t>（</w:t>
      </w:r>
      <w:r w:rsidR="00002541" w:rsidRPr="00002541">
        <w:rPr>
          <w:rFonts w:ascii="Times New Roman" w:hint="eastAsia"/>
        </w:rPr>
        <w:t>1</w:t>
      </w:r>
      <w:r w:rsidR="00002541" w:rsidRPr="00002541">
        <w:rPr>
          <w:rFonts w:ascii="Times New Roman" w:hint="eastAsia"/>
        </w:rPr>
        <w:t>）图中所有权重均为</w:t>
      </w:r>
      <w:r w:rsidR="00002541" w:rsidRPr="00002541">
        <w:rPr>
          <w:rFonts w:ascii="Times New Roman" w:hint="eastAsia"/>
        </w:rPr>
        <w:t>[1</w:t>
      </w:r>
      <w:r w:rsidR="003A233E">
        <w:rPr>
          <w:rFonts w:ascii="Times New Roman" w:hint="eastAsia"/>
        </w:rPr>
        <w:t>，</w:t>
      </w:r>
      <w:r w:rsidR="00002541" w:rsidRPr="00002541">
        <w:rPr>
          <w:rFonts w:ascii="Times New Roman" w:hint="eastAsia"/>
        </w:rPr>
        <w:t>100]</w:t>
      </w:r>
      <w:r w:rsidR="008D6A05">
        <w:rPr>
          <w:rFonts w:ascii="Times New Roman" w:hint="eastAsia"/>
        </w:rPr>
        <w:t>内的整数。</w:t>
      </w:r>
    </w:p>
    <w:p w:rsidR="00002541" w:rsidRPr="00002541" w:rsidRDefault="005F0B95" w:rsidP="00002541">
      <w:pPr>
        <w:pStyle w:val="22"/>
        <w:rPr>
          <w:rFonts w:ascii="Times New Roman"/>
        </w:rPr>
      </w:pPr>
      <w:r>
        <w:rPr>
          <w:rFonts w:ascii="Times New Roman" w:hint="eastAsia"/>
        </w:rPr>
        <w:t>（</w:t>
      </w:r>
      <w:r>
        <w:rPr>
          <w:rFonts w:ascii="Times New Roman" w:hint="eastAsia"/>
        </w:rPr>
        <w:t>2</w:t>
      </w:r>
      <w:r>
        <w:rPr>
          <w:rFonts w:ascii="Times New Roman" w:hint="eastAsia"/>
        </w:rPr>
        <w:t>）</w:t>
      </w:r>
      <w:r w:rsidR="008D6A05">
        <w:rPr>
          <w:rFonts w:ascii="Times New Roman" w:hint="eastAsia"/>
        </w:rPr>
        <w:t>任一有向边的起点不等于终点。</w:t>
      </w:r>
    </w:p>
    <w:p w:rsidR="00002541" w:rsidRPr="00002541" w:rsidRDefault="005F0B95" w:rsidP="00002541">
      <w:pPr>
        <w:pStyle w:val="22"/>
        <w:rPr>
          <w:rFonts w:ascii="Times New Roman"/>
        </w:rPr>
      </w:pPr>
      <w:r>
        <w:rPr>
          <w:rFonts w:ascii="Times New Roman" w:hint="eastAsia"/>
        </w:rPr>
        <w:t>（</w:t>
      </w:r>
      <w:r>
        <w:rPr>
          <w:rFonts w:ascii="Times New Roman" w:hint="eastAsia"/>
        </w:rPr>
        <w:t>3</w:t>
      </w:r>
      <w:r>
        <w:rPr>
          <w:rFonts w:ascii="Times New Roman" w:hint="eastAsia"/>
        </w:rPr>
        <w:t>）</w:t>
      </w:r>
      <w:r w:rsidR="00002541" w:rsidRPr="00002541">
        <w:rPr>
          <w:rFonts w:ascii="Times New Roman" w:hint="eastAsia"/>
        </w:rPr>
        <w:t>连接顶点</w:t>
      </w:r>
      <m:oMath>
        <m:r>
          <w:rPr>
            <w:rFonts w:ascii="Cambria Math" w:hAnsi="Cambria Math" w:hint="eastAsia"/>
          </w:rPr>
          <m:t>A</m:t>
        </m:r>
      </m:oMath>
      <w:r w:rsidR="00002541" w:rsidRPr="00002541">
        <w:rPr>
          <w:rFonts w:ascii="Times New Roman" w:hint="eastAsia"/>
        </w:rPr>
        <w:t>至顶点</w:t>
      </w:r>
      <m:oMath>
        <m:r>
          <w:rPr>
            <w:rFonts w:ascii="Cambria Math" w:hAnsi="Cambria Math" w:hint="eastAsia"/>
          </w:rPr>
          <m:t>B</m:t>
        </m:r>
      </m:oMath>
      <w:r w:rsidR="008D6A05">
        <w:rPr>
          <w:rFonts w:ascii="Times New Roman" w:hint="eastAsia"/>
        </w:rPr>
        <w:t>的有</w:t>
      </w:r>
      <w:r>
        <w:rPr>
          <w:rFonts w:ascii="Times New Roman" w:hint="eastAsia"/>
        </w:rPr>
        <w:t>向边可能超过一条，</w:t>
      </w:r>
      <w:r w:rsidR="008D6A05">
        <w:rPr>
          <w:rFonts w:ascii="Times New Roman" w:hint="eastAsia"/>
        </w:rPr>
        <w:t>权重可能一样，也可能不一样。</w:t>
      </w:r>
    </w:p>
    <w:p w:rsidR="00002541" w:rsidRPr="00002541" w:rsidRDefault="002B3956" w:rsidP="00002541">
      <w:pPr>
        <w:pStyle w:val="22"/>
        <w:rPr>
          <w:rFonts w:ascii="Times New Roman"/>
        </w:rPr>
      </w:pPr>
      <w:r>
        <w:rPr>
          <w:rFonts w:ascii="Times New Roman" w:hint="eastAsia"/>
        </w:rPr>
        <w:t>（</w:t>
      </w:r>
      <w:r w:rsidR="00002541" w:rsidRPr="00002541">
        <w:rPr>
          <w:rFonts w:ascii="Times New Roman" w:hint="eastAsia"/>
        </w:rPr>
        <w:t>4</w:t>
      </w:r>
      <w:r w:rsidR="00002541" w:rsidRPr="00002541">
        <w:rPr>
          <w:rFonts w:ascii="Times New Roman" w:hint="eastAsia"/>
        </w:rPr>
        <w:t>）该有向图的顶点不会超过</w:t>
      </w:r>
      <w:r w:rsidR="0078233A">
        <w:rPr>
          <w:rFonts w:ascii="Times New Roman" w:hint="eastAsia"/>
        </w:rPr>
        <w:t>1</w:t>
      </w:r>
      <w:r w:rsidR="000B7098">
        <w:rPr>
          <w:rFonts w:ascii="Times New Roman" w:hint="eastAsia"/>
        </w:rPr>
        <w:t>2</w:t>
      </w:r>
      <w:r w:rsidR="00002541" w:rsidRPr="00002541">
        <w:rPr>
          <w:rFonts w:ascii="Times New Roman" w:hint="eastAsia"/>
        </w:rPr>
        <w:t>00</w:t>
      </w:r>
      <w:r w:rsidR="00002541" w:rsidRPr="00002541">
        <w:rPr>
          <w:rFonts w:ascii="Times New Roman" w:hint="eastAsia"/>
        </w:rPr>
        <w:t>个，每个顶点出度（以该点为起点的有向边的数量）不超过</w:t>
      </w:r>
      <w:r w:rsidR="00002541" w:rsidRPr="00002541">
        <w:rPr>
          <w:rFonts w:ascii="Times New Roman" w:hint="eastAsia"/>
        </w:rPr>
        <w:t>20</w:t>
      </w:r>
      <w:r w:rsidR="008D6A05">
        <w:rPr>
          <w:rFonts w:ascii="Times New Roman" w:hint="eastAsia"/>
        </w:rPr>
        <w:t>。</w:t>
      </w:r>
    </w:p>
    <w:p w:rsidR="00002541" w:rsidRPr="00002541" w:rsidRDefault="002B3956" w:rsidP="00002541">
      <w:pPr>
        <w:pStyle w:val="22"/>
        <w:rPr>
          <w:rFonts w:ascii="Times New Roman"/>
        </w:rPr>
      </w:pPr>
      <w:r>
        <w:rPr>
          <w:rFonts w:ascii="Times New Roman" w:hint="eastAsia"/>
        </w:rPr>
        <w:t>（</w:t>
      </w:r>
      <w:r w:rsidR="00002541" w:rsidRPr="00002541">
        <w:rPr>
          <w:rFonts w:ascii="Times New Roman" w:hint="eastAsia"/>
        </w:rPr>
        <w:t>5</w:t>
      </w:r>
      <w:r w:rsidR="00002541" w:rsidRPr="00002541">
        <w:rPr>
          <w:rFonts w:ascii="Times New Roman" w:hint="eastAsia"/>
        </w:rPr>
        <w:t>）</w:t>
      </w:r>
      <m:oMath>
        <m:sSup>
          <m:sSupPr>
            <m:ctrlPr>
              <w:rPr>
                <w:rFonts w:ascii="Cambria Math" w:hAnsi="Cambria Math"/>
              </w:rPr>
            </m:ctrlPr>
          </m:sSupPr>
          <m:e>
            <m:r>
              <w:rPr>
                <w:rFonts w:ascii="Cambria Math" w:hAnsi="Cambria Math"/>
              </w:rPr>
              <m:t>V</m:t>
            </m:r>
          </m:e>
          <m:sup>
            <m:r>
              <w:rPr>
                <w:rFonts w:ascii="Cambria Math" w:hAnsi="Cambria Math"/>
              </w:rPr>
              <m:t>'</m:t>
            </m:r>
          </m:sup>
        </m:sSup>
      </m:oMath>
      <w:r w:rsidR="00002541" w:rsidRPr="00002541">
        <w:rPr>
          <w:rFonts w:ascii="Times New Roman" w:hint="eastAsia"/>
        </w:rPr>
        <w:t>和</w:t>
      </w:r>
      <m:oMath>
        <m:sSup>
          <m:sSupPr>
            <m:ctrlPr>
              <w:rPr>
                <w:rFonts w:ascii="Cambria Math" w:hAnsi="Cambria Math"/>
              </w:rPr>
            </m:ctrlPr>
          </m:sSupPr>
          <m:e>
            <m:r>
              <w:rPr>
                <w:rFonts w:ascii="Cambria Math" w:hAnsi="Cambria Math"/>
              </w:rPr>
              <m:t>V</m:t>
            </m:r>
          </m:e>
          <m:sup>
            <m:r>
              <w:rPr>
                <w:rFonts w:ascii="Cambria Math" w:hAnsi="Cambria Math"/>
              </w:rPr>
              <m:t>'</m:t>
            </m:r>
          </m:sup>
        </m:sSup>
        <m:r>
          <m:rPr>
            <m:sty m:val="p"/>
          </m:rPr>
          <w:rPr>
            <w:rFonts w:ascii="Cambria Math" w:hAnsi="Cambria Math"/>
          </w:rPr>
          <m:t>'</m:t>
        </m:r>
      </m:oMath>
      <w:r w:rsidR="00002541" w:rsidRPr="00002541">
        <w:rPr>
          <w:rFonts w:ascii="Times New Roman" w:hint="eastAsia"/>
        </w:rPr>
        <w:t>中元素个数均不超过</w:t>
      </w:r>
      <w:r w:rsidR="000B7098">
        <w:rPr>
          <w:rFonts w:ascii="Times New Roman" w:hint="eastAsia"/>
        </w:rPr>
        <w:t>6</w:t>
      </w:r>
      <w:r w:rsidR="001A0445">
        <w:rPr>
          <w:rFonts w:ascii="Times New Roman" w:hint="eastAsia"/>
        </w:rPr>
        <w:t>0</w:t>
      </w:r>
      <w:r w:rsidR="001A0445">
        <w:rPr>
          <w:rFonts w:ascii="Times New Roman" w:hint="eastAsia"/>
        </w:rPr>
        <w:t>个</w:t>
      </w:r>
      <w:r w:rsidR="00002541" w:rsidRPr="00002541">
        <w:rPr>
          <w:rFonts w:ascii="Times New Roman" w:hint="eastAsia"/>
        </w:rPr>
        <w:t>，交集为空，且不包含起始顶点</w:t>
      </w:r>
      <m:oMath>
        <m:r>
          <w:rPr>
            <w:rFonts w:ascii="Cambria Math" w:hAnsi="Cambria Math" w:hint="eastAsia"/>
          </w:rPr>
          <m:t>s</m:t>
        </m:r>
      </m:oMath>
      <w:r w:rsidR="00002541" w:rsidRPr="00002541">
        <w:rPr>
          <w:rFonts w:ascii="Times New Roman" w:hint="eastAsia"/>
        </w:rPr>
        <w:t>和终止顶点</w:t>
      </w:r>
      <m:oMath>
        <m:r>
          <w:rPr>
            <w:rFonts w:ascii="Cambria Math" w:hAnsi="Cambria Math" w:hint="eastAsia"/>
          </w:rPr>
          <m:t>t</m:t>
        </m:r>
      </m:oMath>
      <w:r w:rsidR="008D6A05">
        <w:rPr>
          <w:rFonts w:ascii="Times New Roman" w:hint="eastAsia"/>
        </w:rPr>
        <w:t>。</w:t>
      </w:r>
    </w:p>
    <w:p w:rsidR="00002541" w:rsidRPr="00002541" w:rsidRDefault="002B3956" w:rsidP="00002541">
      <w:pPr>
        <w:pStyle w:val="22"/>
        <w:rPr>
          <w:rFonts w:ascii="Times New Roman"/>
        </w:rPr>
      </w:pPr>
      <w:r>
        <w:rPr>
          <w:rFonts w:ascii="Times New Roman" w:hint="eastAsia"/>
        </w:rPr>
        <w:t>（</w:t>
      </w:r>
      <w:r w:rsidR="00002541" w:rsidRPr="00002541">
        <w:rPr>
          <w:rFonts w:ascii="Times New Roman" w:hint="eastAsia"/>
        </w:rPr>
        <w:t>6</w:t>
      </w:r>
      <w:r w:rsidR="00002541" w:rsidRPr="00002541">
        <w:rPr>
          <w:rFonts w:ascii="Times New Roman" w:hint="eastAsia"/>
        </w:rPr>
        <w:t>）从</w:t>
      </w:r>
      <m:oMath>
        <m:r>
          <w:rPr>
            <w:rFonts w:ascii="Cambria Math" w:hAnsi="Cambria Math" w:hint="eastAsia"/>
          </w:rPr>
          <m:t>s</m:t>
        </m:r>
      </m:oMath>
      <w:r w:rsidR="00002541" w:rsidRPr="00002541">
        <w:rPr>
          <w:rFonts w:ascii="Times New Roman" w:hint="eastAsia"/>
        </w:rPr>
        <w:t>到</w:t>
      </w:r>
      <m:oMath>
        <m:r>
          <w:rPr>
            <w:rFonts w:ascii="Cambria Math" w:hAnsi="Cambria Math" w:hint="eastAsia"/>
          </w:rPr>
          <m:t>t</m:t>
        </m:r>
      </m:oMath>
      <w:r w:rsidR="00002541" w:rsidRPr="00002541">
        <w:rPr>
          <w:rFonts w:ascii="Times New Roman" w:hint="eastAsia"/>
        </w:rPr>
        <w:t>的不成环有向路径</w:t>
      </w:r>
      <m:oMath>
        <m:r>
          <w:rPr>
            <w:rFonts w:ascii="Cambria Math" w:hAnsi="Cambria Math" w:hint="eastAsia"/>
          </w:rPr>
          <m:t>P</m:t>
        </m:r>
      </m:oMath>
      <w:r w:rsidR="00002541" w:rsidRPr="00002541">
        <w:rPr>
          <w:rFonts w:ascii="Times New Roman" w:hint="eastAsia"/>
        </w:rPr>
        <w:t>是指，</w:t>
      </w:r>
      <m:oMath>
        <m:r>
          <w:rPr>
            <w:rFonts w:ascii="Cambria Math" w:hAnsi="Cambria Math" w:hint="eastAsia"/>
          </w:rPr>
          <m:t>P</m:t>
        </m:r>
      </m:oMath>
      <w:r w:rsidR="00002541" w:rsidRPr="00002541">
        <w:rPr>
          <w:rFonts w:ascii="Times New Roman" w:hint="eastAsia"/>
        </w:rPr>
        <w:t>为由一系列有向边组成的从</w:t>
      </w:r>
      <m:oMath>
        <m:r>
          <w:rPr>
            <w:rFonts w:ascii="Cambria Math" w:hAnsi="Cambria Math" w:hint="eastAsia"/>
          </w:rPr>
          <m:t>s</m:t>
        </m:r>
      </m:oMath>
      <w:r w:rsidR="00002541" w:rsidRPr="00002541">
        <w:rPr>
          <w:rFonts w:ascii="Times New Roman" w:hint="eastAsia"/>
        </w:rPr>
        <w:t>至</w:t>
      </w:r>
      <m:oMath>
        <m:r>
          <w:rPr>
            <w:rFonts w:ascii="Cambria Math" w:hAnsi="Cambria Math" w:hint="eastAsia"/>
          </w:rPr>
          <m:t>t</m:t>
        </m:r>
      </m:oMath>
      <w:r w:rsidR="008D6A05">
        <w:rPr>
          <w:rFonts w:ascii="Times New Roman" w:hint="eastAsia"/>
        </w:rPr>
        <w:t>的有向连通路径，且不允许重复经过任一顶点。</w:t>
      </w:r>
    </w:p>
    <w:p w:rsidR="007F7B1F" w:rsidRPr="00BA7A36" w:rsidRDefault="002B3956" w:rsidP="00BA7A36">
      <w:pPr>
        <w:pStyle w:val="22"/>
        <w:rPr>
          <w:rFonts w:ascii="Times New Roman"/>
        </w:rPr>
      </w:pPr>
      <w:r>
        <w:rPr>
          <w:rFonts w:ascii="Times New Roman" w:hint="eastAsia"/>
        </w:rPr>
        <w:t>（</w:t>
      </w:r>
      <w:r w:rsidR="00002541" w:rsidRPr="00002541">
        <w:rPr>
          <w:rFonts w:ascii="Times New Roman" w:hint="eastAsia"/>
        </w:rPr>
        <w:t>7</w:t>
      </w:r>
      <w:r w:rsidR="00002541" w:rsidRPr="00002541">
        <w:rPr>
          <w:rFonts w:ascii="Times New Roman" w:hint="eastAsia"/>
        </w:rPr>
        <w:t>）路径的权重是指所有组成该路径的所有有向边的权重之和（重复边的权重应分别在两条路径中各计算一次）。</w:t>
      </w:r>
    </w:p>
    <w:p w:rsidR="006E3A11" w:rsidRPr="00BA18C5" w:rsidRDefault="006E3A11" w:rsidP="00BA18C5">
      <w:pPr>
        <w:pStyle w:val="20"/>
        <w:rPr>
          <w:szCs w:val="28"/>
        </w:rPr>
      </w:pPr>
      <w:bookmarkStart w:id="35" w:name="_Toc484106716"/>
      <w:r w:rsidRPr="00217DA1">
        <w:rPr>
          <w:rStyle w:val="2Char"/>
          <w:rFonts w:ascii="Times New Roman" w:hAnsi="Times New Roman"/>
          <w:b w:val="0"/>
          <w:bCs/>
          <w:sz w:val="28"/>
        </w:rPr>
        <w:t>2.</w:t>
      </w:r>
      <w:r w:rsidR="00BA7A36" w:rsidRPr="00217DA1">
        <w:rPr>
          <w:rStyle w:val="2Char"/>
          <w:rFonts w:ascii="Times New Roman" w:hAnsi="Times New Roman"/>
          <w:b w:val="0"/>
          <w:bCs/>
          <w:sz w:val="28"/>
        </w:rPr>
        <w:t>3</w:t>
      </w:r>
      <w:r w:rsidRPr="00BA18C5">
        <w:rPr>
          <w:rStyle w:val="2Char"/>
          <w:b w:val="0"/>
          <w:bCs/>
          <w:sz w:val="28"/>
        </w:rPr>
        <w:t xml:space="preserve"> </w:t>
      </w:r>
      <w:r w:rsidRPr="00BA18C5">
        <w:rPr>
          <w:rStyle w:val="2Char"/>
          <w:rFonts w:hint="eastAsia"/>
          <w:b w:val="0"/>
          <w:bCs/>
          <w:sz w:val="28"/>
        </w:rPr>
        <w:t xml:space="preserve"> </w:t>
      </w:r>
      <w:r w:rsidR="00560066" w:rsidRPr="00560066">
        <w:rPr>
          <w:rStyle w:val="2Char"/>
          <w:rFonts w:hint="eastAsia"/>
          <w:b w:val="0"/>
          <w:bCs/>
          <w:color w:val="000000" w:themeColor="text1"/>
          <w:sz w:val="28"/>
        </w:rPr>
        <w:t>大规模</w:t>
      </w:r>
      <w:r w:rsidR="00560066" w:rsidRPr="00560066">
        <w:rPr>
          <w:rFonts w:hint="eastAsia"/>
          <w:color w:val="000000" w:themeColor="text1"/>
        </w:rPr>
        <w:t>网络路由寻路问题</w:t>
      </w:r>
      <w:r w:rsidR="00560066" w:rsidRPr="00560066">
        <w:rPr>
          <w:rStyle w:val="2Char"/>
          <w:rFonts w:hint="eastAsia"/>
          <w:b w:val="0"/>
          <w:bCs/>
          <w:color w:val="000000" w:themeColor="text1"/>
          <w:sz w:val="28"/>
        </w:rPr>
        <w:t>的</w:t>
      </w:r>
      <w:r w:rsidRPr="00560066">
        <w:rPr>
          <w:rStyle w:val="2Char"/>
          <w:rFonts w:hint="eastAsia"/>
          <w:b w:val="0"/>
          <w:bCs/>
          <w:color w:val="000000" w:themeColor="text1"/>
          <w:sz w:val="28"/>
        </w:rPr>
        <w:t>举例</w:t>
      </w:r>
      <w:bookmarkEnd w:id="35"/>
    </w:p>
    <w:p w:rsidR="006E3A11" w:rsidRDefault="006E3A11" w:rsidP="00300E6A">
      <w:pPr>
        <w:pStyle w:val="22"/>
        <w:rPr>
          <w:rFonts w:ascii="Times New Roman"/>
        </w:rPr>
      </w:pPr>
      <w:r>
        <w:rPr>
          <w:rFonts w:ascii="Times New Roman" w:hint="eastAsia"/>
        </w:rPr>
        <w:t>在如图</w:t>
      </w:r>
      <w:r>
        <w:rPr>
          <w:rFonts w:ascii="Times New Roman" w:hint="eastAsia"/>
        </w:rPr>
        <w:t>2-1</w:t>
      </w:r>
      <w:r w:rsidR="002B3956">
        <w:rPr>
          <w:rFonts w:ascii="Times New Roman" w:hint="eastAsia"/>
        </w:rPr>
        <w:t>所示的网络拓扑图</w:t>
      </w:r>
      <w:r w:rsidRPr="006E3A11">
        <w:rPr>
          <w:rFonts w:ascii="Times New Roman" w:hint="eastAsia"/>
        </w:rPr>
        <w:t>中，我们</w:t>
      </w:r>
      <w:r w:rsidR="002B3956">
        <w:rPr>
          <w:rFonts w:ascii="Times New Roman" w:hint="eastAsia"/>
        </w:rPr>
        <w:t>将信息抽象化，转化为一个有向图，如图</w:t>
      </w:r>
      <w:r w:rsidR="002B3956">
        <w:rPr>
          <w:rFonts w:ascii="Times New Roman" w:hint="eastAsia"/>
        </w:rPr>
        <w:t>2-2</w:t>
      </w:r>
      <w:r w:rsidR="005F0B95">
        <w:rPr>
          <w:rFonts w:ascii="Times New Roman" w:hint="eastAsia"/>
        </w:rPr>
        <w:t>所示</w:t>
      </w:r>
      <w:r w:rsidRPr="006E3A11">
        <w:rPr>
          <w:rFonts w:ascii="Times New Roman" w:hint="eastAsia"/>
        </w:rPr>
        <w:t>：</w:t>
      </w:r>
    </w:p>
    <w:p w:rsidR="002B3956" w:rsidRDefault="002B3956" w:rsidP="002B3956">
      <w:pPr>
        <w:pStyle w:val="22"/>
        <w:jc w:val="center"/>
        <w:rPr>
          <w:rFonts w:ascii="Times New Roman"/>
        </w:rPr>
      </w:pPr>
      <w:r>
        <w:rPr>
          <w:rFonts w:ascii="Times New Roman"/>
          <w:noProof/>
        </w:rPr>
        <w:drawing>
          <wp:inline distT="0" distB="0" distL="0" distR="0">
            <wp:extent cx="2744196" cy="1757238"/>
            <wp:effectExtent l="19050" t="0" r="0" b="0"/>
            <wp:docPr id="29" name="图片 26" descr="问题示例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问题示例图2.png"/>
                    <pic:cNvPicPr/>
                  </pic:nvPicPr>
                  <pic:blipFill>
                    <a:blip r:embed="rId22" cstate="print"/>
                    <a:srcRect t="3266" b="3099"/>
                    <a:stretch>
                      <a:fillRect/>
                    </a:stretch>
                  </pic:blipFill>
                  <pic:spPr>
                    <a:xfrm>
                      <a:off x="0" y="0"/>
                      <a:ext cx="2744196" cy="1757238"/>
                    </a:xfrm>
                    <a:prstGeom prst="rect">
                      <a:avLst/>
                    </a:prstGeom>
                  </pic:spPr>
                </pic:pic>
              </a:graphicData>
            </a:graphic>
          </wp:inline>
        </w:drawing>
      </w:r>
    </w:p>
    <w:p w:rsidR="002B3956" w:rsidRPr="002B3956" w:rsidRDefault="002B3956" w:rsidP="00D1036A">
      <w:pPr>
        <w:adjustRightInd w:val="0"/>
        <w:snapToGrid w:val="0"/>
        <w:spacing w:afterLines="50" w:line="360" w:lineRule="auto"/>
        <w:jc w:val="center"/>
        <w:rPr>
          <w:kern w:val="0"/>
          <w:szCs w:val="21"/>
        </w:rPr>
      </w:pPr>
      <w:r w:rsidRPr="005918BE">
        <w:rPr>
          <w:rFonts w:hint="eastAsia"/>
          <w:kern w:val="0"/>
          <w:szCs w:val="21"/>
        </w:rPr>
        <w:t>图</w:t>
      </w:r>
      <w:r>
        <w:rPr>
          <w:rFonts w:hint="eastAsia"/>
          <w:kern w:val="0"/>
          <w:szCs w:val="21"/>
        </w:rPr>
        <w:t>2-2</w:t>
      </w:r>
      <w:r w:rsidRPr="005918BE">
        <w:rPr>
          <w:rFonts w:hint="eastAsia"/>
          <w:kern w:val="0"/>
          <w:szCs w:val="21"/>
        </w:rPr>
        <w:t xml:space="preserve">  </w:t>
      </w:r>
      <w:r>
        <w:rPr>
          <w:rFonts w:hint="eastAsia"/>
          <w:kern w:val="0"/>
          <w:szCs w:val="21"/>
        </w:rPr>
        <w:t>大规模寻路</w:t>
      </w:r>
      <w:r w:rsidRPr="00560066">
        <w:rPr>
          <w:rFonts w:hint="eastAsia"/>
          <w:color w:val="000000" w:themeColor="text1"/>
          <w:kern w:val="0"/>
          <w:szCs w:val="21"/>
        </w:rPr>
        <w:t>问题的</w:t>
      </w:r>
      <w:r>
        <w:rPr>
          <w:rFonts w:hint="eastAsia"/>
          <w:kern w:val="0"/>
          <w:szCs w:val="21"/>
        </w:rPr>
        <w:t>示例图</w:t>
      </w:r>
    </w:p>
    <w:p w:rsidR="002B3956" w:rsidRPr="002B3956" w:rsidRDefault="002B3956" w:rsidP="00EB5824">
      <w:pPr>
        <w:pStyle w:val="22"/>
        <w:rPr>
          <w:rFonts w:ascii="Times New Roman"/>
        </w:rPr>
      </w:pPr>
      <w:r>
        <w:rPr>
          <w:rFonts w:ascii="Times New Roman" w:hint="eastAsia"/>
        </w:rPr>
        <w:lastRenderedPageBreak/>
        <w:t>该有向图转化为数据时</w:t>
      </w:r>
      <w:r w:rsidR="003A233E">
        <w:rPr>
          <w:rFonts w:ascii="Times New Roman" w:hint="eastAsia"/>
        </w:rPr>
        <w:t>的信息</w:t>
      </w:r>
      <w:r>
        <w:rPr>
          <w:rFonts w:ascii="Times New Roman" w:hint="eastAsia"/>
        </w:rPr>
        <w:t>，如表</w:t>
      </w:r>
      <w:r>
        <w:rPr>
          <w:rFonts w:ascii="Times New Roman" w:hint="eastAsia"/>
        </w:rPr>
        <w:t>2-1</w:t>
      </w:r>
      <w:r>
        <w:rPr>
          <w:rFonts w:ascii="Times New Roman" w:hint="eastAsia"/>
        </w:rPr>
        <w:t>所示。</w:t>
      </w:r>
    </w:p>
    <w:p w:rsidR="00E93EF5" w:rsidRPr="008537EE" w:rsidRDefault="00E93EF5" w:rsidP="00D1036A">
      <w:pPr>
        <w:pStyle w:val="22"/>
        <w:spacing w:beforeLines="50" w:line="240" w:lineRule="auto"/>
        <w:ind w:firstLineChars="0" w:firstLine="0"/>
        <w:jc w:val="center"/>
        <w:rPr>
          <w:rFonts w:ascii="Times New Roman"/>
          <w:sz w:val="21"/>
          <w:szCs w:val="21"/>
        </w:rPr>
      </w:pPr>
      <w:r w:rsidRPr="008537EE">
        <w:rPr>
          <w:rFonts w:ascii="Times New Roman" w:hint="eastAsia"/>
          <w:sz w:val="21"/>
          <w:szCs w:val="21"/>
        </w:rPr>
        <w:t>表</w:t>
      </w:r>
      <w:r w:rsidR="008537EE">
        <w:rPr>
          <w:rFonts w:ascii="Times New Roman" w:hint="eastAsia"/>
          <w:sz w:val="21"/>
          <w:szCs w:val="21"/>
        </w:rPr>
        <w:t xml:space="preserve">2-1  </w:t>
      </w:r>
      <w:r w:rsidRPr="008537EE">
        <w:rPr>
          <w:rFonts w:ascii="Times New Roman" w:hint="eastAsia"/>
          <w:sz w:val="21"/>
          <w:szCs w:val="21"/>
        </w:rPr>
        <w:t>示例图信息</w:t>
      </w:r>
    </w:p>
    <w:tbl>
      <w:tblPr>
        <w:tblStyle w:val="af1"/>
        <w:tblW w:w="2247" w:type="pct"/>
        <w:jc w:val="center"/>
        <w:tblCellMar>
          <w:top w:w="102" w:type="dxa"/>
        </w:tblCellMar>
        <w:tblLook w:val="04A0"/>
      </w:tblPr>
      <w:tblGrid>
        <w:gridCol w:w="1171"/>
        <w:gridCol w:w="992"/>
        <w:gridCol w:w="992"/>
        <w:gridCol w:w="998"/>
      </w:tblGrid>
      <w:tr w:rsidR="00E93EF5" w:rsidTr="00300E6A">
        <w:trPr>
          <w:jc w:val="center"/>
        </w:trPr>
        <w:tc>
          <w:tcPr>
            <w:tcW w:w="1411" w:type="pct"/>
            <w:vAlign w:val="center"/>
          </w:tcPr>
          <w:p w:rsidR="002A19C0" w:rsidRDefault="002A19C0" w:rsidP="00560066">
            <w:pPr>
              <w:pStyle w:val="22"/>
              <w:ind w:firstLineChars="0" w:firstLine="0"/>
              <w:jc w:val="center"/>
              <w:rPr>
                <w:rFonts w:ascii="Times New Roman"/>
              </w:rPr>
            </w:pPr>
            <w:r>
              <w:rPr>
                <w:rFonts w:ascii="Times New Roman" w:hint="eastAsia"/>
              </w:rPr>
              <w:t>边序号</w:t>
            </w:r>
          </w:p>
        </w:tc>
        <w:tc>
          <w:tcPr>
            <w:tcW w:w="1194" w:type="pct"/>
            <w:vAlign w:val="center"/>
          </w:tcPr>
          <w:p w:rsidR="002A19C0" w:rsidRDefault="002A19C0" w:rsidP="00560066">
            <w:pPr>
              <w:pStyle w:val="22"/>
              <w:ind w:firstLineChars="0" w:firstLine="0"/>
              <w:jc w:val="center"/>
              <w:rPr>
                <w:rFonts w:ascii="Times New Roman"/>
              </w:rPr>
            </w:pPr>
            <w:r>
              <w:rPr>
                <w:rFonts w:ascii="Times New Roman" w:hint="eastAsia"/>
              </w:rPr>
              <w:t>起始点</w:t>
            </w:r>
          </w:p>
        </w:tc>
        <w:tc>
          <w:tcPr>
            <w:tcW w:w="1194" w:type="pct"/>
            <w:vAlign w:val="center"/>
          </w:tcPr>
          <w:p w:rsidR="002A19C0" w:rsidRDefault="002A19C0" w:rsidP="00560066">
            <w:pPr>
              <w:pStyle w:val="22"/>
              <w:ind w:firstLineChars="0" w:firstLine="0"/>
              <w:jc w:val="center"/>
              <w:rPr>
                <w:rFonts w:ascii="Times New Roman"/>
              </w:rPr>
            </w:pPr>
            <w:r>
              <w:rPr>
                <w:rFonts w:ascii="Times New Roman" w:hint="eastAsia"/>
              </w:rPr>
              <w:t>终止点</w:t>
            </w:r>
          </w:p>
        </w:tc>
        <w:tc>
          <w:tcPr>
            <w:tcW w:w="1201" w:type="pct"/>
            <w:vAlign w:val="center"/>
          </w:tcPr>
          <w:p w:rsidR="002A19C0" w:rsidRDefault="002A19C0" w:rsidP="00560066">
            <w:pPr>
              <w:pStyle w:val="22"/>
              <w:ind w:firstLineChars="0" w:firstLine="0"/>
              <w:jc w:val="center"/>
              <w:rPr>
                <w:rFonts w:ascii="Times New Roman"/>
              </w:rPr>
            </w:pPr>
            <w:r>
              <w:rPr>
                <w:rFonts w:ascii="Times New Roman" w:hint="eastAsia"/>
              </w:rPr>
              <w:t>边长</w:t>
            </w:r>
          </w:p>
        </w:tc>
      </w:tr>
      <w:tr w:rsidR="00E93EF5" w:rsidTr="00300E6A">
        <w:trPr>
          <w:jc w:val="center"/>
        </w:trPr>
        <w:tc>
          <w:tcPr>
            <w:tcW w:w="1411" w:type="pct"/>
            <w:vAlign w:val="center"/>
          </w:tcPr>
          <w:p w:rsidR="002A19C0" w:rsidRDefault="002A19C0" w:rsidP="000C7DA6">
            <w:pPr>
              <w:pStyle w:val="22"/>
              <w:ind w:firstLineChars="0" w:firstLine="0"/>
              <w:jc w:val="center"/>
              <w:rPr>
                <w:rFonts w:ascii="Times New Roman"/>
              </w:rPr>
            </w:pPr>
            <w:r>
              <w:rPr>
                <w:rFonts w:ascii="Times New Roman" w:hint="eastAsia"/>
              </w:rPr>
              <w:t>0</w:t>
            </w:r>
          </w:p>
        </w:tc>
        <w:tc>
          <w:tcPr>
            <w:tcW w:w="1194" w:type="pct"/>
            <w:vAlign w:val="center"/>
          </w:tcPr>
          <w:p w:rsidR="002A19C0" w:rsidRDefault="002A19C0" w:rsidP="000C7DA6">
            <w:pPr>
              <w:pStyle w:val="22"/>
              <w:ind w:firstLineChars="0" w:firstLine="0"/>
              <w:jc w:val="center"/>
              <w:rPr>
                <w:rFonts w:ascii="Times New Roman"/>
              </w:rPr>
            </w:pPr>
            <w:r>
              <w:rPr>
                <w:rFonts w:ascii="Times New Roman" w:hint="eastAsia"/>
              </w:rPr>
              <w:t>0</w:t>
            </w:r>
          </w:p>
        </w:tc>
        <w:tc>
          <w:tcPr>
            <w:tcW w:w="1194" w:type="pct"/>
            <w:vAlign w:val="center"/>
          </w:tcPr>
          <w:p w:rsidR="002A19C0" w:rsidRDefault="002A19C0" w:rsidP="000C7DA6">
            <w:pPr>
              <w:pStyle w:val="22"/>
              <w:ind w:firstLineChars="0" w:firstLine="0"/>
              <w:jc w:val="center"/>
              <w:rPr>
                <w:rFonts w:ascii="Times New Roman"/>
              </w:rPr>
            </w:pPr>
            <w:r>
              <w:rPr>
                <w:rFonts w:ascii="Times New Roman" w:hint="eastAsia"/>
              </w:rPr>
              <w:t>1</w:t>
            </w:r>
          </w:p>
        </w:tc>
        <w:tc>
          <w:tcPr>
            <w:tcW w:w="1201" w:type="pct"/>
            <w:vAlign w:val="center"/>
          </w:tcPr>
          <w:p w:rsidR="002A19C0" w:rsidRDefault="002A19C0" w:rsidP="000C7DA6">
            <w:pPr>
              <w:pStyle w:val="22"/>
              <w:ind w:firstLineChars="0" w:firstLine="0"/>
              <w:jc w:val="center"/>
              <w:rPr>
                <w:rFonts w:ascii="Times New Roman"/>
              </w:rPr>
            </w:pPr>
            <w:r>
              <w:rPr>
                <w:rFonts w:ascii="Times New Roman" w:hint="eastAsia"/>
              </w:rPr>
              <w:t>1</w:t>
            </w:r>
          </w:p>
        </w:tc>
      </w:tr>
      <w:tr w:rsidR="00E93EF5" w:rsidTr="00300E6A">
        <w:trPr>
          <w:jc w:val="center"/>
        </w:trPr>
        <w:tc>
          <w:tcPr>
            <w:tcW w:w="1411" w:type="pct"/>
            <w:vAlign w:val="center"/>
          </w:tcPr>
          <w:p w:rsidR="002A19C0" w:rsidRDefault="002A19C0" w:rsidP="000C7DA6">
            <w:pPr>
              <w:pStyle w:val="22"/>
              <w:ind w:firstLineChars="0" w:firstLine="0"/>
              <w:jc w:val="center"/>
              <w:rPr>
                <w:rFonts w:ascii="Times New Roman"/>
              </w:rPr>
            </w:pPr>
            <w:r>
              <w:rPr>
                <w:rFonts w:ascii="Times New Roman" w:hint="eastAsia"/>
              </w:rPr>
              <w:t>1</w:t>
            </w:r>
          </w:p>
        </w:tc>
        <w:tc>
          <w:tcPr>
            <w:tcW w:w="1194" w:type="pct"/>
            <w:vAlign w:val="center"/>
          </w:tcPr>
          <w:p w:rsidR="002A19C0" w:rsidRDefault="002A19C0" w:rsidP="000C7DA6">
            <w:pPr>
              <w:pStyle w:val="22"/>
              <w:ind w:firstLineChars="0" w:firstLine="0"/>
              <w:jc w:val="center"/>
              <w:rPr>
                <w:rFonts w:ascii="Times New Roman"/>
              </w:rPr>
            </w:pPr>
            <w:r>
              <w:rPr>
                <w:rFonts w:ascii="Times New Roman" w:hint="eastAsia"/>
              </w:rPr>
              <w:t>1</w:t>
            </w:r>
          </w:p>
        </w:tc>
        <w:tc>
          <w:tcPr>
            <w:tcW w:w="1194" w:type="pct"/>
            <w:vAlign w:val="center"/>
          </w:tcPr>
          <w:p w:rsidR="002A19C0" w:rsidRDefault="002A19C0" w:rsidP="000C7DA6">
            <w:pPr>
              <w:pStyle w:val="22"/>
              <w:ind w:firstLineChars="0" w:firstLine="0"/>
              <w:jc w:val="center"/>
              <w:rPr>
                <w:rFonts w:ascii="Times New Roman"/>
              </w:rPr>
            </w:pPr>
            <w:r>
              <w:rPr>
                <w:rFonts w:ascii="Times New Roman" w:hint="eastAsia"/>
              </w:rPr>
              <w:t>2</w:t>
            </w:r>
          </w:p>
        </w:tc>
        <w:tc>
          <w:tcPr>
            <w:tcW w:w="1201" w:type="pct"/>
            <w:vAlign w:val="center"/>
          </w:tcPr>
          <w:p w:rsidR="002A19C0" w:rsidRDefault="002A19C0" w:rsidP="000C7DA6">
            <w:pPr>
              <w:pStyle w:val="22"/>
              <w:ind w:firstLineChars="0" w:firstLine="0"/>
              <w:jc w:val="center"/>
              <w:rPr>
                <w:rFonts w:ascii="Times New Roman"/>
              </w:rPr>
            </w:pPr>
            <w:r>
              <w:rPr>
                <w:rFonts w:ascii="Times New Roman" w:hint="eastAsia"/>
              </w:rPr>
              <w:t>1</w:t>
            </w:r>
          </w:p>
        </w:tc>
      </w:tr>
      <w:tr w:rsidR="00E93EF5" w:rsidTr="00300E6A">
        <w:trPr>
          <w:jc w:val="center"/>
        </w:trPr>
        <w:tc>
          <w:tcPr>
            <w:tcW w:w="1411" w:type="pct"/>
            <w:vAlign w:val="center"/>
          </w:tcPr>
          <w:p w:rsidR="002A19C0" w:rsidRDefault="002A19C0" w:rsidP="000C7DA6">
            <w:pPr>
              <w:pStyle w:val="22"/>
              <w:ind w:firstLineChars="0" w:firstLine="0"/>
              <w:jc w:val="center"/>
              <w:rPr>
                <w:rFonts w:ascii="Times New Roman"/>
              </w:rPr>
            </w:pPr>
            <w:r>
              <w:rPr>
                <w:rFonts w:ascii="Times New Roman" w:hint="eastAsia"/>
              </w:rPr>
              <w:t>2</w:t>
            </w:r>
          </w:p>
        </w:tc>
        <w:tc>
          <w:tcPr>
            <w:tcW w:w="1194" w:type="pct"/>
            <w:vAlign w:val="center"/>
          </w:tcPr>
          <w:p w:rsidR="002A19C0" w:rsidRDefault="002A19C0" w:rsidP="000C7DA6">
            <w:pPr>
              <w:pStyle w:val="22"/>
              <w:ind w:firstLineChars="0" w:firstLine="0"/>
              <w:jc w:val="center"/>
              <w:rPr>
                <w:rFonts w:ascii="Times New Roman"/>
              </w:rPr>
            </w:pPr>
            <w:r>
              <w:rPr>
                <w:rFonts w:ascii="Times New Roman" w:hint="eastAsia"/>
              </w:rPr>
              <w:t>2</w:t>
            </w:r>
          </w:p>
        </w:tc>
        <w:tc>
          <w:tcPr>
            <w:tcW w:w="1194" w:type="pct"/>
            <w:vAlign w:val="center"/>
          </w:tcPr>
          <w:p w:rsidR="002A19C0" w:rsidRDefault="002A19C0" w:rsidP="000C7DA6">
            <w:pPr>
              <w:pStyle w:val="22"/>
              <w:ind w:firstLineChars="0" w:firstLine="0"/>
              <w:jc w:val="center"/>
              <w:rPr>
                <w:rFonts w:ascii="Times New Roman"/>
              </w:rPr>
            </w:pPr>
            <w:r>
              <w:rPr>
                <w:rFonts w:ascii="Times New Roman" w:hint="eastAsia"/>
              </w:rPr>
              <w:t>3</w:t>
            </w:r>
          </w:p>
        </w:tc>
        <w:tc>
          <w:tcPr>
            <w:tcW w:w="1201" w:type="pct"/>
            <w:vAlign w:val="center"/>
          </w:tcPr>
          <w:p w:rsidR="002A19C0" w:rsidRDefault="002A19C0" w:rsidP="000C7DA6">
            <w:pPr>
              <w:pStyle w:val="22"/>
              <w:ind w:firstLineChars="0" w:firstLine="0"/>
              <w:jc w:val="center"/>
              <w:rPr>
                <w:rFonts w:ascii="Times New Roman"/>
              </w:rPr>
            </w:pPr>
            <w:r>
              <w:rPr>
                <w:rFonts w:ascii="Times New Roman" w:hint="eastAsia"/>
              </w:rPr>
              <w:t>1</w:t>
            </w:r>
          </w:p>
        </w:tc>
      </w:tr>
      <w:tr w:rsidR="00E93EF5" w:rsidTr="00300E6A">
        <w:trPr>
          <w:jc w:val="center"/>
        </w:trPr>
        <w:tc>
          <w:tcPr>
            <w:tcW w:w="1411" w:type="pct"/>
            <w:vAlign w:val="center"/>
          </w:tcPr>
          <w:p w:rsidR="002A19C0" w:rsidRDefault="002A19C0" w:rsidP="000C7DA6">
            <w:pPr>
              <w:pStyle w:val="22"/>
              <w:ind w:firstLineChars="0" w:firstLine="0"/>
              <w:jc w:val="center"/>
              <w:rPr>
                <w:rFonts w:ascii="Times New Roman"/>
              </w:rPr>
            </w:pPr>
            <w:r>
              <w:rPr>
                <w:rFonts w:ascii="Times New Roman" w:hint="eastAsia"/>
              </w:rPr>
              <w:t>3</w:t>
            </w:r>
          </w:p>
        </w:tc>
        <w:tc>
          <w:tcPr>
            <w:tcW w:w="1194" w:type="pct"/>
            <w:vAlign w:val="center"/>
          </w:tcPr>
          <w:p w:rsidR="002A19C0" w:rsidRDefault="002A19C0" w:rsidP="000C7DA6">
            <w:pPr>
              <w:pStyle w:val="22"/>
              <w:ind w:firstLineChars="0" w:firstLine="0"/>
              <w:jc w:val="center"/>
              <w:rPr>
                <w:rFonts w:ascii="Times New Roman"/>
              </w:rPr>
            </w:pPr>
            <w:r>
              <w:rPr>
                <w:rFonts w:ascii="Times New Roman" w:hint="eastAsia"/>
              </w:rPr>
              <w:t>1</w:t>
            </w:r>
          </w:p>
        </w:tc>
        <w:tc>
          <w:tcPr>
            <w:tcW w:w="1194" w:type="pct"/>
            <w:vAlign w:val="center"/>
          </w:tcPr>
          <w:p w:rsidR="002A19C0" w:rsidRDefault="002A19C0" w:rsidP="000C7DA6">
            <w:pPr>
              <w:pStyle w:val="22"/>
              <w:ind w:firstLineChars="0" w:firstLine="0"/>
              <w:jc w:val="center"/>
              <w:rPr>
                <w:rFonts w:ascii="Times New Roman"/>
              </w:rPr>
            </w:pPr>
            <w:r>
              <w:rPr>
                <w:rFonts w:ascii="Times New Roman" w:hint="eastAsia"/>
              </w:rPr>
              <w:t>4</w:t>
            </w:r>
          </w:p>
        </w:tc>
        <w:tc>
          <w:tcPr>
            <w:tcW w:w="1201" w:type="pct"/>
            <w:vAlign w:val="center"/>
          </w:tcPr>
          <w:p w:rsidR="002A19C0" w:rsidRDefault="002A19C0" w:rsidP="000C7DA6">
            <w:pPr>
              <w:pStyle w:val="22"/>
              <w:ind w:firstLineChars="0" w:firstLine="0"/>
              <w:jc w:val="center"/>
              <w:rPr>
                <w:rFonts w:ascii="Times New Roman"/>
              </w:rPr>
            </w:pPr>
            <w:r>
              <w:rPr>
                <w:rFonts w:ascii="Times New Roman" w:hint="eastAsia"/>
              </w:rPr>
              <w:t>2</w:t>
            </w:r>
          </w:p>
        </w:tc>
      </w:tr>
      <w:tr w:rsidR="00E93EF5" w:rsidTr="00300E6A">
        <w:trPr>
          <w:jc w:val="center"/>
        </w:trPr>
        <w:tc>
          <w:tcPr>
            <w:tcW w:w="1411" w:type="pct"/>
            <w:vAlign w:val="center"/>
          </w:tcPr>
          <w:p w:rsidR="002A19C0" w:rsidRDefault="002A19C0" w:rsidP="000C7DA6">
            <w:pPr>
              <w:pStyle w:val="22"/>
              <w:ind w:firstLineChars="0" w:firstLine="0"/>
              <w:jc w:val="center"/>
              <w:rPr>
                <w:rFonts w:ascii="Times New Roman"/>
              </w:rPr>
            </w:pPr>
            <w:r>
              <w:rPr>
                <w:rFonts w:ascii="Times New Roman" w:hint="eastAsia"/>
              </w:rPr>
              <w:t>4</w:t>
            </w:r>
          </w:p>
        </w:tc>
        <w:tc>
          <w:tcPr>
            <w:tcW w:w="1194" w:type="pct"/>
            <w:vAlign w:val="center"/>
          </w:tcPr>
          <w:p w:rsidR="002A19C0" w:rsidRDefault="002A19C0" w:rsidP="000C7DA6">
            <w:pPr>
              <w:pStyle w:val="22"/>
              <w:ind w:firstLineChars="0" w:firstLine="0"/>
              <w:jc w:val="center"/>
              <w:rPr>
                <w:rFonts w:ascii="Times New Roman"/>
              </w:rPr>
            </w:pPr>
            <w:r>
              <w:rPr>
                <w:rFonts w:ascii="Times New Roman" w:hint="eastAsia"/>
              </w:rPr>
              <w:t>4</w:t>
            </w:r>
          </w:p>
        </w:tc>
        <w:tc>
          <w:tcPr>
            <w:tcW w:w="1194" w:type="pct"/>
            <w:vAlign w:val="center"/>
          </w:tcPr>
          <w:p w:rsidR="002A19C0" w:rsidRDefault="002A19C0" w:rsidP="000C7DA6">
            <w:pPr>
              <w:pStyle w:val="22"/>
              <w:ind w:firstLineChars="0" w:firstLine="0"/>
              <w:jc w:val="center"/>
              <w:rPr>
                <w:rFonts w:ascii="Times New Roman"/>
              </w:rPr>
            </w:pPr>
            <w:r>
              <w:rPr>
                <w:rFonts w:ascii="Times New Roman" w:hint="eastAsia"/>
              </w:rPr>
              <w:t>3</w:t>
            </w:r>
          </w:p>
        </w:tc>
        <w:tc>
          <w:tcPr>
            <w:tcW w:w="1201" w:type="pct"/>
            <w:vAlign w:val="center"/>
          </w:tcPr>
          <w:p w:rsidR="002A19C0" w:rsidRDefault="00E93EF5" w:rsidP="000C7DA6">
            <w:pPr>
              <w:pStyle w:val="22"/>
              <w:ind w:firstLineChars="0" w:firstLine="0"/>
              <w:jc w:val="center"/>
              <w:rPr>
                <w:rFonts w:ascii="Times New Roman"/>
              </w:rPr>
            </w:pPr>
            <w:r>
              <w:rPr>
                <w:rFonts w:ascii="Times New Roman" w:hint="eastAsia"/>
              </w:rPr>
              <w:t>2</w:t>
            </w:r>
          </w:p>
        </w:tc>
      </w:tr>
      <w:tr w:rsidR="00E93EF5" w:rsidTr="00300E6A">
        <w:trPr>
          <w:jc w:val="center"/>
        </w:trPr>
        <w:tc>
          <w:tcPr>
            <w:tcW w:w="1411" w:type="pct"/>
            <w:vAlign w:val="center"/>
          </w:tcPr>
          <w:p w:rsidR="002A19C0" w:rsidRDefault="002A19C0" w:rsidP="000C7DA6">
            <w:pPr>
              <w:pStyle w:val="22"/>
              <w:ind w:firstLineChars="0" w:firstLine="0"/>
              <w:jc w:val="center"/>
              <w:rPr>
                <w:rFonts w:ascii="Times New Roman"/>
              </w:rPr>
            </w:pPr>
            <w:r>
              <w:rPr>
                <w:rFonts w:ascii="Times New Roman" w:hint="eastAsia"/>
              </w:rPr>
              <w:t>5</w:t>
            </w:r>
          </w:p>
        </w:tc>
        <w:tc>
          <w:tcPr>
            <w:tcW w:w="1194" w:type="pct"/>
            <w:vAlign w:val="center"/>
          </w:tcPr>
          <w:p w:rsidR="002A19C0" w:rsidRDefault="002A19C0" w:rsidP="000C7DA6">
            <w:pPr>
              <w:pStyle w:val="22"/>
              <w:ind w:firstLineChars="0" w:firstLine="0"/>
              <w:jc w:val="center"/>
              <w:rPr>
                <w:rFonts w:ascii="Times New Roman"/>
              </w:rPr>
            </w:pPr>
            <w:r>
              <w:rPr>
                <w:rFonts w:ascii="Times New Roman" w:hint="eastAsia"/>
              </w:rPr>
              <w:t>0</w:t>
            </w:r>
          </w:p>
        </w:tc>
        <w:tc>
          <w:tcPr>
            <w:tcW w:w="1194" w:type="pct"/>
            <w:vAlign w:val="center"/>
          </w:tcPr>
          <w:p w:rsidR="002A19C0" w:rsidRDefault="002A19C0" w:rsidP="000C7DA6">
            <w:pPr>
              <w:pStyle w:val="22"/>
              <w:ind w:firstLineChars="0" w:firstLine="0"/>
              <w:jc w:val="center"/>
              <w:rPr>
                <w:rFonts w:ascii="Times New Roman"/>
              </w:rPr>
            </w:pPr>
            <w:r>
              <w:rPr>
                <w:rFonts w:ascii="Times New Roman" w:hint="eastAsia"/>
              </w:rPr>
              <w:t>5</w:t>
            </w:r>
          </w:p>
        </w:tc>
        <w:tc>
          <w:tcPr>
            <w:tcW w:w="1201" w:type="pct"/>
            <w:vAlign w:val="center"/>
          </w:tcPr>
          <w:p w:rsidR="002A19C0" w:rsidRDefault="002A19C0" w:rsidP="000C7DA6">
            <w:pPr>
              <w:pStyle w:val="22"/>
              <w:ind w:firstLineChars="0" w:firstLine="0"/>
              <w:jc w:val="center"/>
              <w:rPr>
                <w:rFonts w:ascii="Times New Roman"/>
              </w:rPr>
            </w:pPr>
            <w:r>
              <w:rPr>
                <w:rFonts w:ascii="Times New Roman" w:hint="eastAsia"/>
              </w:rPr>
              <w:t>3</w:t>
            </w:r>
          </w:p>
        </w:tc>
      </w:tr>
      <w:tr w:rsidR="00E93EF5" w:rsidTr="00300E6A">
        <w:trPr>
          <w:jc w:val="center"/>
        </w:trPr>
        <w:tc>
          <w:tcPr>
            <w:tcW w:w="1411" w:type="pct"/>
            <w:vAlign w:val="center"/>
          </w:tcPr>
          <w:p w:rsidR="002A19C0" w:rsidRDefault="002A19C0" w:rsidP="000C7DA6">
            <w:pPr>
              <w:pStyle w:val="22"/>
              <w:ind w:firstLineChars="0" w:firstLine="0"/>
              <w:jc w:val="center"/>
              <w:rPr>
                <w:rFonts w:ascii="Times New Roman"/>
              </w:rPr>
            </w:pPr>
            <w:r>
              <w:rPr>
                <w:rFonts w:ascii="Times New Roman" w:hint="eastAsia"/>
              </w:rPr>
              <w:t>6</w:t>
            </w:r>
          </w:p>
        </w:tc>
        <w:tc>
          <w:tcPr>
            <w:tcW w:w="1194" w:type="pct"/>
            <w:vAlign w:val="center"/>
          </w:tcPr>
          <w:p w:rsidR="002A19C0" w:rsidRDefault="002A19C0" w:rsidP="000C7DA6">
            <w:pPr>
              <w:pStyle w:val="22"/>
              <w:ind w:firstLineChars="0" w:firstLine="0"/>
              <w:jc w:val="center"/>
              <w:rPr>
                <w:rFonts w:ascii="Times New Roman"/>
              </w:rPr>
            </w:pPr>
            <w:r>
              <w:rPr>
                <w:rFonts w:ascii="Times New Roman" w:hint="eastAsia"/>
              </w:rPr>
              <w:t>5</w:t>
            </w:r>
          </w:p>
        </w:tc>
        <w:tc>
          <w:tcPr>
            <w:tcW w:w="1194" w:type="pct"/>
            <w:vAlign w:val="center"/>
          </w:tcPr>
          <w:p w:rsidR="002A19C0" w:rsidRDefault="002A19C0" w:rsidP="000C7DA6">
            <w:pPr>
              <w:pStyle w:val="22"/>
              <w:ind w:firstLineChars="0" w:firstLine="0"/>
              <w:jc w:val="center"/>
              <w:rPr>
                <w:rFonts w:ascii="Times New Roman"/>
              </w:rPr>
            </w:pPr>
            <w:r>
              <w:rPr>
                <w:rFonts w:ascii="Times New Roman" w:hint="eastAsia"/>
              </w:rPr>
              <w:t>2</w:t>
            </w:r>
          </w:p>
        </w:tc>
        <w:tc>
          <w:tcPr>
            <w:tcW w:w="1201" w:type="pct"/>
            <w:vAlign w:val="center"/>
          </w:tcPr>
          <w:p w:rsidR="002A19C0" w:rsidRDefault="002A19C0" w:rsidP="000C7DA6">
            <w:pPr>
              <w:pStyle w:val="22"/>
              <w:ind w:firstLineChars="0" w:firstLine="0"/>
              <w:jc w:val="center"/>
              <w:rPr>
                <w:rFonts w:ascii="Times New Roman"/>
              </w:rPr>
            </w:pPr>
            <w:r>
              <w:rPr>
                <w:rFonts w:ascii="Times New Roman" w:hint="eastAsia"/>
              </w:rPr>
              <w:t>1</w:t>
            </w:r>
          </w:p>
        </w:tc>
      </w:tr>
    </w:tbl>
    <w:p w:rsidR="003B1044" w:rsidRDefault="003B1044" w:rsidP="00300E6A">
      <w:pPr>
        <w:pStyle w:val="22"/>
        <w:ind w:firstLineChars="0" w:firstLine="0"/>
        <w:rPr>
          <w:rFonts w:ascii="Times New Roman"/>
        </w:rPr>
      </w:pPr>
    </w:p>
    <w:p w:rsidR="006E3A11" w:rsidRDefault="001C78C3" w:rsidP="00EB5824">
      <w:pPr>
        <w:pStyle w:val="22"/>
        <w:rPr>
          <w:rFonts w:ascii="Times New Roman"/>
        </w:rPr>
      </w:pPr>
      <w:r>
        <w:rPr>
          <w:rFonts w:ascii="Times New Roman" w:hint="eastAsia"/>
        </w:rPr>
        <w:t>该信息转化为图的形式如下：</w:t>
      </w:r>
    </w:p>
    <w:p w:rsidR="006E3A11" w:rsidRDefault="006E3A11" w:rsidP="005F0B95">
      <w:pPr>
        <w:pStyle w:val="22"/>
        <w:rPr>
          <w:rFonts w:ascii="Times New Roman"/>
        </w:rPr>
      </w:pPr>
      <w:r w:rsidRPr="006E3A11">
        <w:rPr>
          <w:rFonts w:ascii="Times New Roman" w:hint="eastAsia"/>
        </w:rPr>
        <w:t>如果此时需要寻找从</w:t>
      </w:r>
      <w:r w:rsidRPr="006E3A11">
        <w:rPr>
          <w:rFonts w:ascii="Times New Roman" w:hint="eastAsia"/>
        </w:rPr>
        <w:t>0</w:t>
      </w:r>
      <w:r w:rsidRPr="006E3A11">
        <w:rPr>
          <w:rFonts w:ascii="Times New Roman" w:hint="eastAsia"/>
        </w:rPr>
        <w:t>到</w:t>
      </w:r>
      <w:r w:rsidRPr="006E3A11">
        <w:rPr>
          <w:rFonts w:ascii="Times New Roman" w:hint="eastAsia"/>
        </w:rPr>
        <w:t>3</w:t>
      </w:r>
      <w:r w:rsidRPr="006E3A11">
        <w:rPr>
          <w:rFonts w:ascii="Times New Roman" w:hint="eastAsia"/>
        </w:rPr>
        <w:t>的路径</w:t>
      </w:r>
      <m:oMath>
        <m:sSup>
          <m:sSupPr>
            <m:ctrlPr>
              <w:rPr>
                <w:rFonts w:ascii="Cambria Math" w:hAnsi="Cambria Math"/>
              </w:rPr>
            </m:ctrlPr>
          </m:sSupPr>
          <m:e>
            <m:r>
              <w:rPr>
                <w:rFonts w:ascii="Cambria Math" w:hAnsi="Cambria Math"/>
              </w:rPr>
              <m:t>P</m:t>
            </m:r>
          </m:e>
          <m:sup>
            <m:r>
              <w:rPr>
                <w:rFonts w:ascii="Cambria Math" w:hAnsi="Cambria Math"/>
              </w:rPr>
              <m:t>'</m:t>
            </m:r>
          </m:sup>
        </m:sSup>
      </m:oMath>
      <w:r w:rsidRPr="006E3A11">
        <w:rPr>
          <w:rFonts w:ascii="Times New Roman" w:hint="eastAsia"/>
        </w:rPr>
        <w:t>和</w:t>
      </w:r>
      <m:oMath>
        <m:sSup>
          <m:sSupPr>
            <m:ctrlPr>
              <w:rPr>
                <w:rFonts w:ascii="Cambria Math" w:hAnsi="Cambria Math"/>
              </w:rPr>
            </m:ctrlPr>
          </m:sSupPr>
          <m:e>
            <m:r>
              <w:rPr>
                <w:rFonts w:ascii="Cambria Math" w:hAnsi="Cambria Math"/>
              </w:rPr>
              <m:t>P</m:t>
            </m:r>
          </m:e>
          <m:sup>
            <m:r>
              <w:rPr>
                <w:rFonts w:ascii="Cambria Math" w:hAnsi="Cambria Math"/>
              </w:rPr>
              <m:t>''</m:t>
            </m:r>
          </m:sup>
        </m:sSup>
      </m:oMath>
      <w:r w:rsidRPr="006E3A11">
        <w:rPr>
          <w:rFonts w:ascii="Times New Roman" w:hint="eastAsia"/>
        </w:rPr>
        <w:t>，且</w:t>
      </w:r>
      <m:oMath>
        <m:sSup>
          <m:sSupPr>
            <m:ctrlPr>
              <w:rPr>
                <w:rFonts w:ascii="Cambria Math" w:hAnsi="Cambria Math"/>
              </w:rPr>
            </m:ctrlPr>
          </m:sSupPr>
          <m:e>
            <m:r>
              <w:rPr>
                <w:rFonts w:ascii="Cambria Math" w:hAnsi="Cambria Math"/>
              </w:rPr>
              <m:t>P</m:t>
            </m:r>
          </m:e>
          <m:sup>
            <m:r>
              <w:rPr>
                <w:rFonts w:ascii="Cambria Math" w:hAnsi="Cambria Math"/>
              </w:rPr>
              <m:t>'</m:t>
            </m:r>
          </m:sup>
        </m:sSup>
      </m:oMath>
      <w:r w:rsidRPr="006E3A11">
        <w:rPr>
          <w:rFonts w:ascii="Times New Roman" w:hint="eastAsia"/>
        </w:rPr>
        <w:t>必须经过顶点</w:t>
      </w:r>
      <w:r w:rsidR="00B2227C">
        <w:rPr>
          <w:rFonts w:ascii="Times New Roman" w:hint="eastAsia"/>
        </w:rPr>
        <w:t>1</w:t>
      </w:r>
      <w:r w:rsidRPr="006E3A11">
        <w:rPr>
          <w:rFonts w:ascii="Times New Roman" w:hint="eastAsia"/>
        </w:rPr>
        <w:t>，</w:t>
      </w:r>
      <m:oMath>
        <m:sSup>
          <m:sSupPr>
            <m:ctrlPr>
              <w:rPr>
                <w:rFonts w:ascii="Cambria Math" w:hAnsi="Cambria Math"/>
              </w:rPr>
            </m:ctrlPr>
          </m:sSupPr>
          <m:e>
            <m:r>
              <w:rPr>
                <w:rFonts w:ascii="Cambria Math" w:hAnsi="Cambria Math"/>
              </w:rPr>
              <m:t>P</m:t>
            </m:r>
          </m:e>
          <m:sup>
            <m:r>
              <w:rPr>
                <w:rFonts w:ascii="Cambria Math" w:hAnsi="Cambria Math"/>
              </w:rPr>
              <m:t>''</m:t>
            </m:r>
          </m:sup>
        </m:sSup>
      </m:oMath>
      <w:r w:rsidRPr="006E3A11">
        <w:rPr>
          <w:rFonts w:ascii="Times New Roman" w:hint="eastAsia"/>
        </w:rPr>
        <w:t>必须经过顶点</w:t>
      </w:r>
      <w:r w:rsidR="00B2227C">
        <w:rPr>
          <w:rFonts w:ascii="Times New Roman" w:hint="eastAsia"/>
        </w:rPr>
        <w:t>2</w:t>
      </w:r>
      <w:r w:rsidRPr="006E3A11">
        <w:rPr>
          <w:rFonts w:ascii="Times New Roman" w:hint="eastAsia"/>
        </w:rPr>
        <w:t>，</w:t>
      </w:r>
      <w:r w:rsidR="00320DBE">
        <w:rPr>
          <w:rFonts w:ascii="Times New Roman" w:hint="eastAsia"/>
        </w:rPr>
        <w:t>故</w:t>
      </w:r>
      <w:r w:rsidR="00E93EF5">
        <w:rPr>
          <w:rFonts w:ascii="Times New Roman" w:hint="eastAsia"/>
        </w:rPr>
        <w:t>相应的需求</w:t>
      </w:r>
      <w:r w:rsidR="005F0B95">
        <w:rPr>
          <w:rFonts w:ascii="Times New Roman" w:hint="eastAsia"/>
        </w:rPr>
        <w:t>信息文件内容表</w:t>
      </w:r>
      <w:r w:rsidR="005F0B95">
        <w:rPr>
          <w:rFonts w:ascii="Times New Roman" w:hint="eastAsia"/>
        </w:rPr>
        <w:t>2-2</w:t>
      </w:r>
      <w:r w:rsidR="005F0B95">
        <w:rPr>
          <w:rFonts w:ascii="Times New Roman" w:hint="eastAsia"/>
        </w:rPr>
        <w:t>所示</w:t>
      </w:r>
      <w:r w:rsidRPr="006E3A11">
        <w:rPr>
          <w:rFonts w:ascii="Times New Roman" w:hint="eastAsia"/>
        </w:rPr>
        <w:t>：</w:t>
      </w:r>
    </w:p>
    <w:p w:rsidR="00E93EF5" w:rsidRPr="008537EE" w:rsidRDefault="00E93EF5" w:rsidP="00D1036A">
      <w:pPr>
        <w:pStyle w:val="22"/>
        <w:spacing w:beforeLines="50" w:line="240" w:lineRule="auto"/>
        <w:ind w:firstLineChars="0" w:firstLine="0"/>
        <w:jc w:val="center"/>
        <w:rPr>
          <w:rFonts w:ascii="Times New Roman"/>
          <w:sz w:val="21"/>
          <w:szCs w:val="21"/>
        </w:rPr>
      </w:pPr>
      <w:r w:rsidRPr="008537EE">
        <w:rPr>
          <w:rFonts w:ascii="Times New Roman" w:hint="eastAsia"/>
          <w:sz w:val="21"/>
          <w:szCs w:val="21"/>
        </w:rPr>
        <w:t>表</w:t>
      </w:r>
      <w:r w:rsidR="008537EE" w:rsidRPr="008537EE">
        <w:rPr>
          <w:rFonts w:ascii="Times New Roman" w:hint="eastAsia"/>
          <w:sz w:val="21"/>
          <w:szCs w:val="21"/>
        </w:rPr>
        <w:t xml:space="preserve">2-2  </w:t>
      </w:r>
      <w:r w:rsidR="00560066">
        <w:rPr>
          <w:rFonts w:ascii="Times New Roman" w:hint="eastAsia"/>
          <w:sz w:val="21"/>
          <w:szCs w:val="21"/>
        </w:rPr>
        <w:t>寻路问题的示例</w:t>
      </w:r>
      <w:r w:rsidRPr="008537EE">
        <w:rPr>
          <w:rFonts w:ascii="Times New Roman" w:hint="eastAsia"/>
          <w:sz w:val="21"/>
          <w:szCs w:val="21"/>
        </w:rPr>
        <w:t>需求信息</w:t>
      </w:r>
    </w:p>
    <w:tbl>
      <w:tblPr>
        <w:tblStyle w:val="af1"/>
        <w:tblW w:w="0" w:type="auto"/>
        <w:jc w:val="center"/>
        <w:tblLayout w:type="fixed"/>
        <w:tblCellMar>
          <w:top w:w="85" w:type="dxa"/>
        </w:tblCellMar>
        <w:tblLook w:val="04A0"/>
      </w:tblPr>
      <w:tblGrid>
        <w:gridCol w:w="1656"/>
        <w:gridCol w:w="696"/>
        <w:gridCol w:w="696"/>
        <w:gridCol w:w="936"/>
      </w:tblGrid>
      <w:tr w:rsidR="00E93EF5" w:rsidTr="00514DC8">
        <w:trPr>
          <w:jc w:val="center"/>
        </w:trPr>
        <w:tc>
          <w:tcPr>
            <w:tcW w:w="1656" w:type="dxa"/>
            <w:vAlign w:val="center"/>
          </w:tcPr>
          <w:p w:rsidR="00E93EF5" w:rsidRDefault="00E93EF5" w:rsidP="000F4DD1">
            <w:pPr>
              <w:pStyle w:val="22"/>
              <w:ind w:firstLineChars="0" w:firstLine="0"/>
              <w:jc w:val="center"/>
              <w:rPr>
                <w:rFonts w:ascii="Times New Roman"/>
              </w:rPr>
            </w:pPr>
            <w:r>
              <w:rPr>
                <w:rFonts w:ascii="Times New Roman" w:hint="eastAsia"/>
              </w:rPr>
              <w:t>序号</w:t>
            </w:r>
          </w:p>
        </w:tc>
        <w:tc>
          <w:tcPr>
            <w:tcW w:w="696" w:type="dxa"/>
            <w:vAlign w:val="center"/>
          </w:tcPr>
          <w:p w:rsidR="00E93EF5" w:rsidRDefault="00E93EF5" w:rsidP="000F4DD1">
            <w:pPr>
              <w:pStyle w:val="22"/>
              <w:ind w:firstLineChars="0" w:firstLine="0"/>
              <w:jc w:val="center"/>
              <w:rPr>
                <w:rFonts w:ascii="Times New Roman"/>
              </w:rPr>
            </w:pPr>
            <w:r>
              <w:rPr>
                <w:rFonts w:ascii="Times New Roman" w:hint="eastAsia"/>
              </w:rPr>
              <w:t>起点</w:t>
            </w:r>
          </w:p>
        </w:tc>
        <w:tc>
          <w:tcPr>
            <w:tcW w:w="696" w:type="dxa"/>
            <w:vAlign w:val="center"/>
          </w:tcPr>
          <w:p w:rsidR="00E93EF5" w:rsidRDefault="00E93EF5" w:rsidP="000F4DD1">
            <w:pPr>
              <w:pStyle w:val="22"/>
              <w:ind w:firstLineChars="0" w:firstLine="0"/>
              <w:jc w:val="center"/>
              <w:rPr>
                <w:rFonts w:ascii="Times New Roman"/>
              </w:rPr>
            </w:pPr>
            <w:r>
              <w:rPr>
                <w:rFonts w:ascii="Times New Roman" w:hint="eastAsia"/>
              </w:rPr>
              <w:t>终点</w:t>
            </w:r>
          </w:p>
        </w:tc>
        <w:tc>
          <w:tcPr>
            <w:tcW w:w="936" w:type="dxa"/>
            <w:vAlign w:val="center"/>
          </w:tcPr>
          <w:p w:rsidR="00E93EF5" w:rsidRDefault="00E93EF5" w:rsidP="000F4DD1">
            <w:pPr>
              <w:pStyle w:val="22"/>
              <w:ind w:firstLineChars="0" w:firstLine="0"/>
              <w:jc w:val="center"/>
              <w:rPr>
                <w:rFonts w:ascii="Times New Roman"/>
              </w:rPr>
            </w:pPr>
            <w:r>
              <w:rPr>
                <w:rFonts w:ascii="Times New Roman" w:hint="eastAsia"/>
              </w:rPr>
              <w:t>必经点</w:t>
            </w:r>
          </w:p>
        </w:tc>
      </w:tr>
      <w:tr w:rsidR="00E93EF5" w:rsidTr="00514DC8">
        <w:trPr>
          <w:jc w:val="center"/>
        </w:trPr>
        <w:tc>
          <w:tcPr>
            <w:tcW w:w="1656" w:type="dxa"/>
            <w:vAlign w:val="center"/>
          </w:tcPr>
          <w:p w:rsidR="00E93EF5" w:rsidRDefault="00514DC8" w:rsidP="000F4DD1">
            <w:pPr>
              <w:pStyle w:val="22"/>
              <w:ind w:firstLineChars="0" w:firstLine="0"/>
              <w:jc w:val="center"/>
              <w:rPr>
                <w:rFonts w:ascii="Times New Roman"/>
              </w:rPr>
            </w:pPr>
            <w:r>
              <w:rPr>
                <w:rFonts w:ascii="Times New Roman" w:hint="eastAsia"/>
              </w:rPr>
              <w:t xml:space="preserve"> </w:t>
            </w:r>
            <w:r w:rsidR="00C62C53">
              <w:rPr>
                <w:rFonts w:ascii="Times New Roman" w:hint="eastAsia"/>
              </w:rPr>
              <w:t>1</w:t>
            </w:r>
            <w:r w:rsidR="00C62C53">
              <w:rPr>
                <w:rFonts w:ascii="Times New Roman" w:hint="eastAsia"/>
              </w:rPr>
              <w:t>（</w:t>
            </w:r>
            <w:r w:rsidR="00E93EF5">
              <w:rPr>
                <w:rFonts w:ascii="Times New Roman" w:hint="eastAsia"/>
              </w:rPr>
              <w:t>首选路</w:t>
            </w:r>
            <w:r w:rsidR="00C62C53">
              <w:rPr>
                <w:rFonts w:ascii="Times New Roman" w:hint="eastAsia"/>
              </w:rPr>
              <w:t>）</w:t>
            </w:r>
          </w:p>
        </w:tc>
        <w:tc>
          <w:tcPr>
            <w:tcW w:w="696" w:type="dxa"/>
            <w:vAlign w:val="center"/>
          </w:tcPr>
          <w:p w:rsidR="00E93EF5" w:rsidRDefault="00E93EF5" w:rsidP="000F4DD1">
            <w:pPr>
              <w:pStyle w:val="22"/>
              <w:ind w:firstLineChars="0" w:firstLine="0"/>
              <w:jc w:val="center"/>
              <w:rPr>
                <w:rFonts w:ascii="Times New Roman"/>
              </w:rPr>
            </w:pPr>
            <w:r>
              <w:rPr>
                <w:rFonts w:ascii="Times New Roman" w:hint="eastAsia"/>
              </w:rPr>
              <w:t>0</w:t>
            </w:r>
          </w:p>
        </w:tc>
        <w:tc>
          <w:tcPr>
            <w:tcW w:w="696" w:type="dxa"/>
            <w:vAlign w:val="center"/>
          </w:tcPr>
          <w:p w:rsidR="00E93EF5" w:rsidRDefault="00E93EF5" w:rsidP="000F4DD1">
            <w:pPr>
              <w:pStyle w:val="22"/>
              <w:ind w:firstLineChars="0" w:firstLine="0"/>
              <w:jc w:val="center"/>
              <w:rPr>
                <w:rFonts w:ascii="Times New Roman"/>
              </w:rPr>
            </w:pPr>
            <w:r>
              <w:rPr>
                <w:rFonts w:ascii="Times New Roman" w:hint="eastAsia"/>
              </w:rPr>
              <w:t>3</w:t>
            </w:r>
          </w:p>
        </w:tc>
        <w:tc>
          <w:tcPr>
            <w:tcW w:w="936" w:type="dxa"/>
            <w:vAlign w:val="center"/>
          </w:tcPr>
          <w:p w:rsidR="00E93EF5" w:rsidRDefault="00E93EF5" w:rsidP="000F4DD1">
            <w:pPr>
              <w:pStyle w:val="22"/>
              <w:ind w:firstLineChars="0" w:firstLine="0"/>
              <w:jc w:val="center"/>
              <w:rPr>
                <w:rFonts w:ascii="Times New Roman"/>
              </w:rPr>
            </w:pPr>
            <w:r>
              <w:rPr>
                <w:rFonts w:ascii="Times New Roman" w:hint="eastAsia"/>
              </w:rPr>
              <w:t>1</w:t>
            </w:r>
          </w:p>
        </w:tc>
      </w:tr>
      <w:tr w:rsidR="00E93EF5" w:rsidTr="00514DC8">
        <w:trPr>
          <w:jc w:val="center"/>
        </w:trPr>
        <w:tc>
          <w:tcPr>
            <w:tcW w:w="1656" w:type="dxa"/>
            <w:vAlign w:val="center"/>
          </w:tcPr>
          <w:p w:rsidR="00E93EF5" w:rsidRDefault="00C62C53" w:rsidP="000F4DD1">
            <w:pPr>
              <w:pStyle w:val="22"/>
              <w:ind w:firstLineChars="0" w:firstLine="0"/>
              <w:jc w:val="center"/>
              <w:rPr>
                <w:rFonts w:ascii="Times New Roman"/>
              </w:rPr>
            </w:pPr>
            <w:r>
              <w:rPr>
                <w:rFonts w:ascii="Times New Roman" w:hint="eastAsia"/>
              </w:rPr>
              <w:t>2</w:t>
            </w:r>
            <w:r>
              <w:rPr>
                <w:rFonts w:ascii="Times New Roman" w:hint="eastAsia"/>
              </w:rPr>
              <w:t>（</w:t>
            </w:r>
            <w:r w:rsidR="00E93EF5">
              <w:rPr>
                <w:rFonts w:ascii="Times New Roman" w:hint="eastAsia"/>
              </w:rPr>
              <w:t>备选路</w:t>
            </w:r>
            <w:r>
              <w:rPr>
                <w:rFonts w:ascii="Times New Roman" w:hint="eastAsia"/>
              </w:rPr>
              <w:t>)</w:t>
            </w:r>
          </w:p>
        </w:tc>
        <w:tc>
          <w:tcPr>
            <w:tcW w:w="696" w:type="dxa"/>
            <w:vAlign w:val="center"/>
          </w:tcPr>
          <w:p w:rsidR="00E93EF5" w:rsidRDefault="00E93EF5" w:rsidP="000F4DD1">
            <w:pPr>
              <w:pStyle w:val="22"/>
              <w:ind w:firstLineChars="0" w:firstLine="0"/>
              <w:jc w:val="center"/>
              <w:rPr>
                <w:rFonts w:ascii="Times New Roman"/>
              </w:rPr>
            </w:pPr>
            <w:r>
              <w:rPr>
                <w:rFonts w:ascii="Times New Roman" w:hint="eastAsia"/>
              </w:rPr>
              <w:t>0</w:t>
            </w:r>
          </w:p>
        </w:tc>
        <w:tc>
          <w:tcPr>
            <w:tcW w:w="696" w:type="dxa"/>
            <w:vAlign w:val="center"/>
          </w:tcPr>
          <w:p w:rsidR="00E93EF5" w:rsidRDefault="00E93EF5" w:rsidP="000F4DD1">
            <w:pPr>
              <w:pStyle w:val="22"/>
              <w:ind w:firstLineChars="0" w:firstLine="0"/>
              <w:jc w:val="center"/>
              <w:rPr>
                <w:rFonts w:ascii="Times New Roman"/>
              </w:rPr>
            </w:pPr>
            <w:r>
              <w:rPr>
                <w:rFonts w:ascii="Times New Roman" w:hint="eastAsia"/>
              </w:rPr>
              <w:t>3</w:t>
            </w:r>
          </w:p>
        </w:tc>
        <w:tc>
          <w:tcPr>
            <w:tcW w:w="936" w:type="dxa"/>
            <w:vAlign w:val="center"/>
          </w:tcPr>
          <w:p w:rsidR="00E93EF5" w:rsidRDefault="00E93EF5" w:rsidP="000F4DD1">
            <w:pPr>
              <w:pStyle w:val="22"/>
              <w:ind w:firstLineChars="0" w:firstLine="0"/>
              <w:jc w:val="center"/>
              <w:rPr>
                <w:rFonts w:ascii="Times New Roman"/>
              </w:rPr>
            </w:pPr>
            <w:r>
              <w:rPr>
                <w:rFonts w:ascii="Times New Roman" w:hint="eastAsia"/>
              </w:rPr>
              <w:t>2</w:t>
            </w:r>
          </w:p>
        </w:tc>
      </w:tr>
    </w:tbl>
    <w:p w:rsidR="00E93EF5" w:rsidRPr="006E3A11" w:rsidRDefault="00E93EF5" w:rsidP="00320DBE">
      <w:pPr>
        <w:pStyle w:val="22"/>
        <w:rPr>
          <w:rFonts w:ascii="Times New Roman"/>
        </w:rPr>
      </w:pPr>
    </w:p>
    <w:p w:rsidR="00E93EF5" w:rsidRPr="00AB4C99" w:rsidRDefault="002916F7" w:rsidP="00AB4C99">
      <w:pPr>
        <w:pStyle w:val="22"/>
        <w:rPr>
          <w:rFonts w:ascii="Times New Roman"/>
        </w:rPr>
      </w:pPr>
      <w:r>
        <w:rPr>
          <w:rFonts w:ascii="Times New Roman" w:hint="eastAsia"/>
        </w:rPr>
        <w:t>对于该用例，可得到两组解。</w:t>
      </w:r>
    </w:p>
    <w:p w:rsidR="006E3A11" w:rsidRPr="006E3A11" w:rsidRDefault="002916F7" w:rsidP="002916F7">
      <w:pPr>
        <w:pStyle w:val="22"/>
        <w:rPr>
          <w:rFonts w:ascii="Times New Roman"/>
        </w:rPr>
      </w:pPr>
      <w:r>
        <w:rPr>
          <w:rFonts w:ascii="Times New Roman" w:hint="eastAsia"/>
        </w:rPr>
        <w:t>第一组解为：经过边</w:t>
      </w:r>
      <w:r w:rsidR="006E3A11" w:rsidRPr="006E3A11">
        <w:rPr>
          <w:rFonts w:ascii="Times New Roman"/>
        </w:rPr>
        <w:t>0|1|2</w:t>
      </w:r>
      <w:r>
        <w:rPr>
          <w:rFonts w:ascii="Times New Roman" w:hint="eastAsia"/>
        </w:rPr>
        <w:t>的首选路，经过边</w:t>
      </w:r>
      <w:r w:rsidR="006E3A11" w:rsidRPr="006E3A11">
        <w:rPr>
          <w:rFonts w:ascii="Times New Roman"/>
        </w:rPr>
        <w:t>5|6|2</w:t>
      </w:r>
      <w:r>
        <w:rPr>
          <w:rFonts w:ascii="Times New Roman" w:hint="eastAsia"/>
        </w:rPr>
        <w:t>的备选路</w:t>
      </w:r>
      <w:r w:rsidR="008537EE">
        <w:rPr>
          <w:rFonts w:ascii="Times New Roman" w:hint="eastAsia"/>
        </w:rPr>
        <w:t>。</w:t>
      </w:r>
      <w:r w:rsidR="002704D3">
        <w:rPr>
          <w:rFonts w:ascii="Times New Roman" w:hint="eastAsia"/>
        </w:rPr>
        <w:t>总长为</w:t>
      </w:r>
      <w:r w:rsidR="002704D3">
        <w:rPr>
          <w:rFonts w:ascii="Times New Roman" w:hint="eastAsia"/>
        </w:rPr>
        <w:t>9</w:t>
      </w:r>
      <w:r w:rsidR="002704D3">
        <w:rPr>
          <w:rFonts w:ascii="Times New Roman" w:hint="eastAsia"/>
        </w:rPr>
        <w:t>。</w:t>
      </w:r>
    </w:p>
    <w:p w:rsidR="002704D3" w:rsidRPr="006E3A11" w:rsidRDefault="002916F7" w:rsidP="002916F7">
      <w:pPr>
        <w:pStyle w:val="22"/>
        <w:rPr>
          <w:rFonts w:ascii="Times New Roman"/>
        </w:rPr>
      </w:pPr>
      <w:r>
        <w:rPr>
          <w:rFonts w:ascii="Times New Roman" w:hint="eastAsia"/>
        </w:rPr>
        <w:t>第二组解为：经过边</w:t>
      </w:r>
      <w:r w:rsidR="006E3A11" w:rsidRPr="006E3A11">
        <w:rPr>
          <w:rFonts w:ascii="Times New Roman"/>
        </w:rPr>
        <w:t>0|3|4</w:t>
      </w:r>
      <w:r>
        <w:rPr>
          <w:rFonts w:ascii="Times New Roman" w:hint="eastAsia"/>
        </w:rPr>
        <w:t>的首选路，</w:t>
      </w:r>
      <w:r w:rsidR="00E93EF5">
        <w:rPr>
          <w:rFonts w:ascii="Times New Roman" w:hint="eastAsia"/>
        </w:rPr>
        <w:t>经过边为</w:t>
      </w:r>
      <w:r w:rsidR="006E3A11" w:rsidRPr="006E3A11">
        <w:rPr>
          <w:rFonts w:ascii="Times New Roman"/>
        </w:rPr>
        <w:t>5|6|2</w:t>
      </w:r>
      <w:r>
        <w:rPr>
          <w:rFonts w:ascii="Times New Roman" w:hint="eastAsia"/>
        </w:rPr>
        <w:t>的备选路</w:t>
      </w:r>
      <w:r w:rsidR="008537EE">
        <w:rPr>
          <w:rFonts w:ascii="Times New Roman" w:hint="eastAsia"/>
        </w:rPr>
        <w:t>。</w:t>
      </w:r>
      <w:r w:rsidR="002704D3">
        <w:rPr>
          <w:rFonts w:ascii="Times New Roman" w:hint="eastAsia"/>
        </w:rPr>
        <w:t>总长为</w:t>
      </w:r>
      <w:r w:rsidR="002704D3">
        <w:rPr>
          <w:rFonts w:ascii="Times New Roman" w:hint="eastAsia"/>
        </w:rPr>
        <w:t>10</w:t>
      </w:r>
      <w:r w:rsidR="002704D3">
        <w:rPr>
          <w:rFonts w:ascii="Times New Roman" w:hint="eastAsia"/>
        </w:rPr>
        <w:t>。</w:t>
      </w:r>
    </w:p>
    <w:p w:rsidR="00320DBE" w:rsidRDefault="006E3A11" w:rsidP="006E3A11">
      <w:pPr>
        <w:pStyle w:val="22"/>
        <w:rPr>
          <w:rFonts w:ascii="Times New Roman"/>
        </w:rPr>
      </w:pPr>
      <w:r w:rsidRPr="006E3A11">
        <w:rPr>
          <w:rFonts w:ascii="Times New Roman" w:hint="eastAsia"/>
        </w:rPr>
        <w:t>由于第一组解两条路径的重合边个数为</w:t>
      </w:r>
      <w:r w:rsidRPr="006E3A11">
        <w:rPr>
          <w:rFonts w:ascii="Times New Roman" w:hint="eastAsia"/>
        </w:rPr>
        <w:t>1</w:t>
      </w:r>
      <w:r w:rsidRPr="006E3A11">
        <w:rPr>
          <w:rFonts w:ascii="Times New Roman" w:hint="eastAsia"/>
        </w:rPr>
        <w:t>，第二组解两条路径的重合边个数为</w:t>
      </w:r>
      <w:r w:rsidRPr="006E3A11">
        <w:rPr>
          <w:rFonts w:ascii="Times New Roman" w:hint="eastAsia"/>
        </w:rPr>
        <w:t>0</w:t>
      </w:r>
      <w:r w:rsidRPr="006E3A11">
        <w:rPr>
          <w:rFonts w:ascii="Times New Roman" w:hint="eastAsia"/>
        </w:rPr>
        <w:t>。</w:t>
      </w:r>
      <w:r w:rsidR="002704D3">
        <w:rPr>
          <w:rFonts w:ascii="Times New Roman" w:hint="eastAsia"/>
        </w:rPr>
        <w:t>故即使第二组解的总长较长，但</w:t>
      </w:r>
      <w:r w:rsidRPr="006E3A11">
        <w:rPr>
          <w:rFonts w:ascii="Times New Roman" w:hint="eastAsia"/>
        </w:rPr>
        <w:t>此时</w:t>
      </w:r>
      <w:r w:rsidR="002704D3">
        <w:rPr>
          <w:rFonts w:ascii="Times New Roman" w:hint="eastAsia"/>
        </w:rPr>
        <w:t>的</w:t>
      </w:r>
      <w:r w:rsidRPr="006E3A11">
        <w:rPr>
          <w:rFonts w:ascii="Times New Roman" w:hint="eastAsia"/>
        </w:rPr>
        <w:t>最优解</w:t>
      </w:r>
      <w:r w:rsidR="002704D3">
        <w:rPr>
          <w:rFonts w:ascii="Times New Roman" w:hint="eastAsia"/>
        </w:rPr>
        <w:t>应</w:t>
      </w:r>
      <w:r w:rsidRPr="006E3A11">
        <w:rPr>
          <w:rFonts w:ascii="Times New Roman" w:hint="eastAsia"/>
        </w:rPr>
        <w:t>是</w:t>
      </w:r>
      <w:r w:rsidR="00E93EF5">
        <w:rPr>
          <w:rFonts w:ascii="Times New Roman" w:hint="eastAsia"/>
        </w:rPr>
        <w:t>第二组解</w:t>
      </w:r>
      <w:r w:rsidRPr="006E3A11">
        <w:rPr>
          <w:rFonts w:ascii="Times New Roman" w:hint="eastAsia"/>
        </w:rPr>
        <w:t>。</w:t>
      </w:r>
    </w:p>
    <w:p w:rsidR="00320DBE" w:rsidRPr="00CF76E2" w:rsidRDefault="00320DBE" w:rsidP="00320DBE">
      <w:pPr>
        <w:pStyle w:val="10"/>
        <w:keepNext w:val="0"/>
        <w:keepLines w:val="0"/>
        <w:pageBreakBefore/>
        <w:ind w:left="1079" w:hanging="1079"/>
        <w:rPr>
          <w:rFonts w:hAnsi="黑体"/>
          <w:szCs w:val="32"/>
        </w:rPr>
      </w:pPr>
      <w:bookmarkStart w:id="36" w:name="_Toc484106717"/>
      <w:r w:rsidRPr="00CB063E">
        <w:lastRenderedPageBreak/>
        <w:t>第</w:t>
      </w:r>
      <w:r>
        <w:rPr>
          <w:rFonts w:hint="eastAsia"/>
        </w:rPr>
        <w:t>3</w:t>
      </w:r>
      <w:r w:rsidRPr="00CB063E">
        <w:t xml:space="preserve">章  </w:t>
      </w:r>
      <w:r w:rsidR="00560066">
        <w:rPr>
          <w:rFonts w:hint="eastAsia"/>
        </w:rPr>
        <w:t>相关</w:t>
      </w:r>
      <w:r w:rsidR="004F7AAD">
        <w:rPr>
          <w:rFonts w:hint="eastAsia"/>
        </w:rPr>
        <w:t>经典</w:t>
      </w:r>
      <w:r w:rsidR="008D5802">
        <w:rPr>
          <w:rFonts w:hint="eastAsia"/>
        </w:rPr>
        <w:t>算法</w:t>
      </w:r>
      <w:r w:rsidR="004F7AAD">
        <w:rPr>
          <w:rFonts w:hint="eastAsia"/>
        </w:rPr>
        <w:t>介绍</w:t>
      </w:r>
      <w:bookmarkEnd w:id="36"/>
    </w:p>
    <w:p w:rsidR="00ED01CE" w:rsidRPr="00ED01CE" w:rsidRDefault="00ED01CE" w:rsidP="00ED01CE">
      <w:pPr>
        <w:pStyle w:val="22"/>
        <w:rPr>
          <w:rStyle w:val="2Char"/>
          <w:rFonts w:ascii="Times New Roman" w:eastAsia="宋体" w:hAnsi="宋体"/>
          <w:b w:val="0"/>
          <w:bCs w:val="0"/>
          <w:sz w:val="24"/>
          <w:szCs w:val="24"/>
        </w:rPr>
      </w:pPr>
      <w:r>
        <w:rPr>
          <w:rFonts w:ascii="Times New Roman" w:hint="eastAsia"/>
        </w:rPr>
        <w:t>本文所提出的算法，是结合了以下</w:t>
      </w:r>
      <w:r>
        <w:rPr>
          <w:rFonts w:ascii="Times New Roman" w:hint="eastAsia"/>
        </w:rPr>
        <w:t>2</w:t>
      </w:r>
      <w:r>
        <w:rPr>
          <w:rFonts w:ascii="Times New Roman" w:hint="eastAsia"/>
        </w:rPr>
        <w:t>种经典算法的变形。故在此先介绍这</w:t>
      </w:r>
      <w:r>
        <w:rPr>
          <w:rFonts w:ascii="Times New Roman" w:hint="eastAsia"/>
        </w:rPr>
        <w:t>2</w:t>
      </w:r>
      <w:r>
        <w:rPr>
          <w:rFonts w:ascii="Times New Roman" w:hint="eastAsia"/>
        </w:rPr>
        <w:t>种经典算法的思想和意义</w:t>
      </w:r>
      <w:r w:rsidR="00560066">
        <w:rPr>
          <w:rFonts w:ascii="Times New Roman" w:hint="eastAsia"/>
        </w:rPr>
        <w:t>，以及会用到的思想</w:t>
      </w:r>
      <w:r>
        <w:rPr>
          <w:rFonts w:ascii="Times New Roman" w:hint="eastAsia"/>
        </w:rPr>
        <w:t>。</w:t>
      </w:r>
    </w:p>
    <w:p w:rsidR="00320DBE" w:rsidRPr="00BA18C5" w:rsidRDefault="00320DBE" w:rsidP="00560066">
      <w:pPr>
        <w:pStyle w:val="20"/>
        <w:rPr>
          <w:szCs w:val="28"/>
        </w:rPr>
      </w:pPr>
      <w:bookmarkStart w:id="37" w:name="_Toc484106718"/>
      <w:r w:rsidRPr="00217DA1">
        <w:rPr>
          <w:rStyle w:val="2Char"/>
          <w:rFonts w:ascii="Times New Roman" w:hAnsi="Times New Roman"/>
          <w:b w:val="0"/>
          <w:bCs/>
          <w:sz w:val="28"/>
        </w:rPr>
        <w:t>3.1</w:t>
      </w:r>
      <w:r w:rsidRPr="00BA18C5">
        <w:rPr>
          <w:rStyle w:val="2Char"/>
          <w:b w:val="0"/>
          <w:bCs/>
          <w:sz w:val="28"/>
        </w:rPr>
        <w:t xml:space="preserve"> </w:t>
      </w:r>
      <w:r w:rsidRPr="00BA18C5">
        <w:rPr>
          <w:rStyle w:val="2Char"/>
          <w:rFonts w:hint="eastAsia"/>
          <w:b w:val="0"/>
          <w:bCs/>
          <w:sz w:val="28"/>
        </w:rPr>
        <w:t xml:space="preserve"> </w:t>
      </w:r>
      <w:r w:rsidRPr="00BA18C5">
        <w:rPr>
          <w:rStyle w:val="2Char"/>
          <w:rFonts w:hint="eastAsia"/>
          <w:b w:val="0"/>
          <w:bCs/>
          <w:sz w:val="28"/>
        </w:rPr>
        <w:t>经典算法</w:t>
      </w:r>
      <w:r w:rsidRPr="00594410">
        <w:rPr>
          <w:rStyle w:val="2Char"/>
          <w:rFonts w:ascii="Times New Roman" w:hAnsi="Times New Roman"/>
          <w:b w:val="0"/>
          <w:bCs/>
          <w:sz w:val="28"/>
        </w:rPr>
        <w:t>Dijkstra</w:t>
      </w:r>
      <w:bookmarkEnd w:id="37"/>
    </w:p>
    <w:p w:rsidR="00543D26" w:rsidRDefault="00320DBE" w:rsidP="00C929F7">
      <w:pPr>
        <w:pStyle w:val="22"/>
        <w:rPr>
          <w:rFonts w:ascii="Times New Roman"/>
        </w:rPr>
      </w:pPr>
      <w:r w:rsidRPr="00320DBE">
        <w:rPr>
          <w:rFonts w:ascii="Times New Roman" w:hint="eastAsia"/>
        </w:rPr>
        <w:t>1959</w:t>
      </w:r>
      <w:r w:rsidRPr="00320DBE">
        <w:rPr>
          <w:rFonts w:ascii="Times New Roman" w:hint="eastAsia"/>
        </w:rPr>
        <w:t>年，</w:t>
      </w:r>
      <w:r w:rsidRPr="00320DBE">
        <w:rPr>
          <w:rFonts w:ascii="Times New Roman" w:hint="eastAsia"/>
        </w:rPr>
        <w:t>Dijkstra EW.A</w:t>
      </w:r>
      <w:r w:rsidRPr="00320DBE">
        <w:rPr>
          <w:rFonts w:ascii="Times New Roman" w:hint="eastAsia"/>
        </w:rPr>
        <w:t>提出了著名的</w:t>
      </w:r>
      <w:r w:rsidRPr="00320DBE">
        <w:rPr>
          <w:rFonts w:ascii="Times New Roman" w:hint="eastAsia"/>
        </w:rPr>
        <w:t>Dijkstra</w:t>
      </w:r>
      <w:r w:rsidRPr="00320DBE">
        <w:rPr>
          <w:rFonts w:ascii="Times New Roman" w:hint="eastAsia"/>
        </w:rPr>
        <w:t>算法</w:t>
      </w:r>
      <w:r w:rsidRPr="008537EE">
        <w:rPr>
          <w:rFonts w:ascii="Times New Roman" w:hint="eastAsia"/>
          <w:vertAlign w:val="superscript"/>
        </w:rPr>
        <w:t>[</w:t>
      </w:r>
      <w:r w:rsidR="00D15A0D" w:rsidRPr="008537EE">
        <w:rPr>
          <w:rFonts w:ascii="Times New Roman" w:hint="eastAsia"/>
          <w:vertAlign w:val="superscript"/>
        </w:rPr>
        <w:t>7</w:t>
      </w:r>
      <w:r w:rsidRPr="008537EE">
        <w:rPr>
          <w:rFonts w:ascii="Times New Roman" w:hint="eastAsia"/>
          <w:vertAlign w:val="superscript"/>
        </w:rPr>
        <w:t>]</w:t>
      </w:r>
      <w:r w:rsidRPr="00320DBE">
        <w:rPr>
          <w:rFonts w:ascii="Times New Roman" w:hint="eastAsia"/>
        </w:rPr>
        <w:t>，这是最经典的单源点最短路径算法，</w:t>
      </w:r>
      <w:r w:rsidR="00C929F7">
        <w:rPr>
          <w:rFonts w:ascii="Times New Roman" w:hint="eastAsia"/>
        </w:rPr>
        <w:t>该算法用于计算一个点到图中其他各点的最短距离。</w:t>
      </w:r>
    </w:p>
    <w:p w:rsidR="00036607" w:rsidRDefault="002C2E1E" w:rsidP="003773C8">
      <w:pPr>
        <w:pStyle w:val="22"/>
        <w:rPr>
          <w:rFonts w:ascii="Times New Roman"/>
        </w:rPr>
      </w:pPr>
      <w:r>
        <w:rPr>
          <w:rFonts w:ascii="Times New Roman" w:hint="eastAsia"/>
        </w:rPr>
        <w:t>该算法的核心思想为贪心。从起始点开始，层层向外扩散，每次选出距离最短的一个点，则从起始点到该点即为最短距离，同时</w:t>
      </w:r>
      <w:r w:rsidR="00ED01CE">
        <w:rPr>
          <w:rFonts w:ascii="Times New Roman" w:hint="eastAsia"/>
        </w:rPr>
        <w:t>通过该点，对所有点进行长度的松弛和更新。</w:t>
      </w:r>
    </w:p>
    <w:p w:rsidR="003773C8" w:rsidRDefault="003773C8" w:rsidP="003773C8">
      <w:pPr>
        <w:pStyle w:val="22"/>
        <w:rPr>
          <w:rFonts w:ascii="Times New Roman"/>
        </w:rPr>
      </w:pPr>
      <w:r>
        <w:rPr>
          <w:rFonts w:ascii="Times New Roman" w:hint="eastAsia"/>
        </w:rPr>
        <w:t>其算法步骤为：</w:t>
      </w:r>
    </w:p>
    <w:p w:rsidR="003773C8" w:rsidRPr="003A233E" w:rsidRDefault="003A233E" w:rsidP="003773C8">
      <w:pPr>
        <w:pStyle w:val="22"/>
        <w:rPr>
          <w:rFonts w:ascii="Times New Roman" w:hAnsi="Times New Roman"/>
        </w:rPr>
      </w:pPr>
      <w:r w:rsidRPr="003A233E">
        <w:rPr>
          <w:rFonts w:ascii="Times New Roman" w:hint="eastAsia"/>
        </w:rPr>
        <w:t>（</w:t>
      </w:r>
      <w:r w:rsidRPr="003A233E">
        <w:rPr>
          <w:rFonts w:ascii="Times New Roman" w:hAnsi="Times New Roman" w:hint="eastAsia"/>
        </w:rPr>
        <w:t>1</w:t>
      </w:r>
      <w:r w:rsidRPr="003A233E">
        <w:rPr>
          <w:rFonts w:ascii="Times New Roman" w:hint="eastAsia"/>
        </w:rPr>
        <w:t>）</w:t>
      </w:r>
      <w:r w:rsidR="003773C8" w:rsidRPr="003A233E">
        <w:rPr>
          <w:rFonts w:ascii="Times New Roman"/>
        </w:rPr>
        <w:t>首先，引入一个辅助向量</w:t>
      </w:r>
      <m:oMath>
        <m:r>
          <w:rPr>
            <w:rFonts w:ascii="Cambria Math" w:hAnsi="Cambria Math"/>
          </w:rPr>
          <m:t>D</m:t>
        </m:r>
      </m:oMath>
      <w:r w:rsidR="003773C8" w:rsidRPr="003A233E">
        <w:rPr>
          <w:rFonts w:ascii="Times New Roman"/>
        </w:rPr>
        <w:t>，它的每个分量</w:t>
      </w:r>
      <m:oMath>
        <m:r>
          <w:rPr>
            <w:rFonts w:ascii="Cambria Math" w:hAnsi="Cambria Math"/>
          </w:rPr>
          <m:t>D</m:t>
        </m:r>
        <m:r>
          <w:rPr>
            <w:rFonts w:ascii="Cambria Math" w:hAnsi="Times New Roman"/>
          </w:rPr>
          <m:t>[</m:t>
        </m:r>
        <m:r>
          <w:rPr>
            <w:rFonts w:ascii="Cambria Math" w:hAnsi="Cambria Math"/>
          </w:rPr>
          <m:t>i</m:t>
        </m:r>
        <m:r>
          <w:rPr>
            <w:rFonts w:ascii="Cambria Math" w:hAnsi="Times New Roman"/>
          </w:rPr>
          <m:t>]</m:t>
        </m:r>
      </m:oMath>
      <w:r w:rsidR="003773C8" w:rsidRPr="003A233E">
        <w:rPr>
          <w:rFonts w:ascii="Times New Roman"/>
        </w:rPr>
        <w:t>表示当前所找到的</w:t>
      </w:r>
      <w:r w:rsidR="003773C8" w:rsidRPr="003A233E">
        <w:rPr>
          <w:rFonts w:ascii="Times New Roman" w:hAnsi="Times New Roman"/>
        </w:rPr>
        <w:t xml:space="preserve"> </w:t>
      </w:r>
      <w:r w:rsidR="003773C8" w:rsidRPr="003A233E">
        <w:rPr>
          <w:rFonts w:ascii="Times New Roman"/>
        </w:rPr>
        <w:t>从起始点</w:t>
      </w:r>
      <w:r w:rsidR="003773C8" w:rsidRPr="003A233E">
        <w:rPr>
          <w:rFonts w:ascii="Times New Roman" w:hAnsi="Times New Roman"/>
        </w:rPr>
        <w:t xml:space="preserve"> </w:t>
      </w:r>
      <w:r w:rsidR="003773C8" w:rsidRPr="003A233E">
        <w:rPr>
          <w:rFonts w:ascii="Times New Roman"/>
        </w:rPr>
        <w:t>（即源点</w:t>
      </w:r>
      <w:r w:rsidR="003773C8" w:rsidRPr="003A233E">
        <w:rPr>
          <w:rFonts w:ascii="Times New Roman" w:hAnsi="Times New Roman"/>
        </w:rPr>
        <w:t xml:space="preserve"> </w:t>
      </w:r>
      <w:r w:rsidR="003773C8" w:rsidRPr="003A233E">
        <w:rPr>
          <w:rFonts w:ascii="Times New Roman"/>
        </w:rPr>
        <w:t>）到其它每个顶点</w:t>
      </w:r>
      <w:r w:rsidR="003773C8" w:rsidRPr="003A233E">
        <w:rPr>
          <w:rFonts w:ascii="Times New Roman" w:hAnsi="Times New Roman"/>
        </w:rPr>
        <w:t xml:space="preserve"> </w:t>
      </w:r>
      <w:r w:rsidR="003773C8" w:rsidRPr="003A233E">
        <w:rPr>
          <w:rFonts w:ascii="Times New Roman"/>
        </w:rPr>
        <w:t>的长度。例如，</w:t>
      </w:r>
      <m:oMath>
        <m:r>
          <w:rPr>
            <w:rFonts w:ascii="Cambria Math" w:hAnsi="Cambria Math"/>
          </w:rPr>
          <m:t>D</m:t>
        </m:r>
        <m:r>
          <w:rPr>
            <w:rFonts w:ascii="Cambria Math" w:hAnsi="Times New Roman"/>
          </w:rPr>
          <m:t>[3]=2</m:t>
        </m:r>
      </m:oMath>
      <w:r w:rsidR="003773C8" w:rsidRPr="003A233E">
        <w:rPr>
          <w:rFonts w:ascii="Times New Roman"/>
        </w:rPr>
        <w:t>表示从起始点到顶点</w:t>
      </w:r>
      <w:r w:rsidR="003773C8" w:rsidRPr="003A233E">
        <w:rPr>
          <w:rFonts w:ascii="Times New Roman" w:hAnsi="Times New Roman"/>
        </w:rPr>
        <w:t>3</w:t>
      </w:r>
      <w:r w:rsidR="003773C8" w:rsidRPr="003A233E">
        <w:rPr>
          <w:rFonts w:ascii="Times New Roman"/>
        </w:rPr>
        <w:t>的路径相对最小长度为</w:t>
      </w:r>
      <w:r w:rsidR="003773C8" w:rsidRPr="003A233E">
        <w:rPr>
          <w:rFonts w:ascii="Times New Roman" w:hAnsi="Times New Roman"/>
        </w:rPr>
        <w:t>2</w:t>
      </w:r>
      <w:r w:rsidR="003773C8" w:rsidRPr="003A233E">
        <w:rPr>
          <w:rFonts w:ascii="Times New Roman"/>
        </w:rPr>
        <w:t>。这里强调相对就是说在算法执行过程中</w:t>
      </w:r>
      <w:r w:rsidR="003773C8" w:rsidRPr="003A233E">
        <w:rPr>
          <w:rFonts w:ascii="Times New Roman" w:hAnsi="Times New Roman"/>
        </w:rPr>
        <w:t>D</w:t>
      </w:r>
      <w:r w:rsidR="003773C8" w:rsidRPr="003A233E">
        <w:rPr>
          <w:rFonts w:ascii="Times New Roman"/>
        </w:rPr>
        <w:t>的值是在不断逼近最终结果但在过程中不一定就等于长度。</w:t>
      </w:r>
    </w:p>
    <w:p w:rsidR="003773C8" w:rsidRPr="003A233E" w:rsidRDefault="003A233E" w:rsidP="003773C8">
      <w:pPr>
        <w:pStyle w:val="22"/>
        <w:rPr>
          <w:rFonts w:ascii="Times New Roman" w:hAnsi="Times New Roman"/>
        </w:rPr>
      </w:pPr>
      <w:r w:rsidRPr="003A233E">
        <w:rPr>
          <w:rFonts w:ascii="Times New Roman" w:hint="eastAsia"/>
        </w:rPr>
        <w:t>（</w:t>
      </w:r>
      <w:r w:rsidRPr="003A233E">
        <w:rPr>
          <w:rFonts w:ascii="Times New Roman" w:hAnsi="Times New Roman" w:hint="eastAsia"/>
        </w:rPr>
        <w:t>2</w:t>
      </w:r>
      <w:r w:rsidRPr="003A233E">
        <w:rPr>
          <w:rFonts w:ascii="Times New Roman" w:hint="eastAsia"/>
        </w:rPr>
        <w:t>）</w:t>
      </w:r>
      <m:oMath>
        <m:r>
          <w:rPr>
            <w:rFonts w:ascii="Cambria Math" w:hAnsi="Cambria Math"/>
          </w:rPr>
          <m:t>D</m:t>
        </m:r>
      </m:oMath>
      <w:r w:rsidR="003773C8" w:rsidRPr="003A233E">
        <w:rPr>
          <w:rFonts w:ascii="Times New Roman"/>
        </w:rPr>
        <w:t>的初始状态为：若从</w:t>
      </w:r>
      <m:oMath>
        <m:r>
          <w:rPr>
            <w:rFonts w:ascii="Cambria Math" w:hAnsi="Cambria Math"/>
          </w:rPr>
          <m:t>v</m:t>
        </m:r>
      </m:oMath>
      <w:r w:rsidR="003773C8" w:rsidRPr="003A233E">
        <w:rPr>
          <w:rFonts w:ascii="Times New Roman" w:hAnsi="Times New Roman"/>
        </w:rPr>
        <w:t xml:space="preserve"> </w:t>
      </w:r>
      <w:r w:rsidR="003773C8" w:rsidRPr="003A233E">
        <w:rPr>
          <w:rFonts w:ascii="Times New Roman"/>
        </w:rPr>
        <w:t>到</w:t>
      </w:r>
      <m:oMath>
        <m:r>
          <w:rPr>
            <w:rFonts w:ascii="Cambria Math" w:hAnsi="Cambria Math"/>
          </w:rPr>
          <m:t>v</m:t>
        </m:r>
        <m:r>
          <w:rPr>
            <w:rFonts w:ascii="Cambria Math" w:hAnsi="Times New Roman"/>
          </w:rPr>
          <m:t>[</m:t>
        </m:r>
        <m:r>
          <w:rPr>
            <w:rFonts w:ascii="Cambria Math" w:hAnsi="Cambria Math"/>
          </w:rPr>
          <m:t>i</m:t>
        </m:r>
        <m:r>
          <w:rPr>
            <w:rFonts w:ascii="Cambria Math" w:hAnsi="Times New Roman"/>
          </w:rPr>
          <m:t>]</m:t>
        </m:r>
      </m:oMath>
      <w:r w:rsidR="003773C8" w:rsidRPr="003A233E">
        <w:rPr>
          <w:rFonts w:ascii="Times New Roman"/>
        </w:rPr>
        <w:t>有弧（即从</w:t>
      </w:r>
      <m:oMath>
        <m:r>
          <w:rPr>
            <w:rFonts w:ascii="Cambria Math" w:hAnsi="Cambria Math"/>
          </w:rPr>
          <m:t>v</m:t>
        </m:r>
      </m:oMath>
      <w:r w:rsidR="003773C8" w:rsidRPr="003A233E">
        <w:rPr>
          <w:rFonts w:ascii="Times New Roman"/>
        </w:rPr>
        <w:t>到</w:t>
      </w:r>
      <m:oMath>
        <m:r>
          <w:rPr>
            <w:rFonts w:ascii="Cambria Math" w:hAnsi="Cambria Math"/>
          </w:rPr>
          <m:t>v</m:t>
        </m:r>
        <m:r>
          <w:rPr>
            <w:rFonts w:ascii="Cambria Math" w:hAnsi="Times New Roman"/>
          </w:rPr>
          <m:t>[</m:t>
        </m:r>
        <m:r>
          <w:rPr>
            <w:rFonts w:ascii="Cambria Math" w:hAnsi="Cambria Math"/>
          </w:rPr>
          <m:t>i</m:t>
        </m:r>
        <m:r>
          <w:rPr>
            <w:rFonts w:ascii="Cambria Math" w:hAnsi="Times New Roman"/>
          </w:rPr>
          <m:t>]</m:t>
        </m:r>
      </m:oMath>
      <w:r w:rsidR="003773C8" w:rsidRPr="003A233E">
        <w:rPr>
          <w:rFonts w:ascii="Times New Roman"/>
        </w:rPr>
        <w:t>存在连接边），则</w:t>
      </w:r>
      <m:oMath>
        <m:r>
          <w:rPr>
            <w:rFonts w:ascii="Cambria Math" w:hAnsi="Cambria Math"/>
          </w:rPr>
          <m:t>D</m:t>
        </m:r>
        <m:r>
          <w:rPr>
            <w:rFonts w:ascii="Cambria Math" w:hAnsi="Times New Roman"/>
          </w:rPr>
          <m:t>[</m:t>
        </m:r>
        <m:r>
          <w:rPr>
            <w:rFonts w:ascii="Cambria Math" w:hAnsi="Cambria Math"/>
          </w:rPr>
          <m:t>i</m:t>
        </m:r>
        <m:r>
          <w:rPr>
            <w:rFonts w:ascii="Cambria Math" w:hAnsi="Times New Roman"/>
          </w:rPr>
          <m:t>]</m:t>
        </m:r>
      </m:oMath>
      <w:r w:rsidR="003773C8" w:rsidRPr="003A233E">
        <w:rPr>
          <w:rFonts w:ascii="Times New Roman"/>
        </w:rPr>
        <w:t>为弧上的权值（即为从</w:t>
      </w:r>
      <m:oMath>
        <m:r>
          <w:rPr>
            <w:rFonts w:ascii="Cambria Math" w:hAnsi="Cambria Math"/>
          </w:rPr>
          <m:t>v</m:t>
        </m:r>
      </m:oMath>
      <w:r w:rsidR="003773C8" w:rsidRPr="003A233E">
        <w:rPr>
          <w:rFonts w:ascii="Times New Roman"/>
        </w:rPr>
        <w:t>到</w:t>
      </w:r>
      <m:oMath>
        <m:r>
          <w:rPr>
            <w:rFonts w:ascii="Cambria Math" w:hAnsi="Cambria Math"/>
          </w:rPr>
          <m:t>v</m:t>
        </m:r>
        <m:r>
          <w:rPr>
            <w:rFonts w:ascii="Cambria Math" w:hAnsi="Times New Roman"/>
          </w:rPr>
          <m:t>[</m:t>
        </m:r>
        <m:r>
          <w:rPr>
            <w:rFonts w:ascii="Cambria Math" w:hAnsi="Cambria Math"/>
          </w:rPr>
          <m:t>i</m:t>
        </m:r>
        <m:r>
          <w:rPr>
            <w:rFonts w:ascii="Cambria Math" w:hAnsi="Times New Roman"/>
          </w:rPr>
          <m:t>]</m:t>
        </m:r>
      </m:oMath>
      <w:r w:rsidR="003773C8" w:rsidRPr="003A233E">
        <w:rPr>
          <w:rFonts w:ascii="Times New Roman"/>
        </w:rPr>
        <w:t>的边的权值）；否则置</w:t>
      </w:r>
      <m:oMath>
        <m:r>
          <w:rPr>
            <w:rFonts w:ascii="Cambria Math" w:hAnsi="Cambria Math"/>
          </w:rPr>
          <m:t>D</m:t>
        </m:r>
        <m:r>
          <w:rPr>
            <w:rFonts w:ascii="Cambria Math" w:hAnsi="Times New Roman"/>
          </w:rPr>
          <m:t>[</m:t>
        </m:r>
        <m:r>
          <w:rPr>
            <w:rFonts w:ascii="Cambria Math" w:hAnsi="Cambria Math"/>
          </w:rPr>
          <m:t>i</m:t>
        </m:r>
        <m:r>
          <w:rPr>
            <w:rFonts w:ascii="Cambria Math" w:hAnsi="Times New Roman"/>
          </w:rPr>
          <m:t>]</m:t>
        </m:r>
      </m:oMath>
      <w:r w:rsidR="003773C8" w:rsidRPr="003A233E">
        <w:rPr>
          <w:rFonts w:ascii="Times New Roman"/>
        </w:rPr>
        <w:t>为</w:t>
      </w:r>
      <w:r w:rsidR="003773C8" w:rsidRPr="003A233E">
        <w:rPr>
          <w:rFonts w:ascii="Times New Roman" w:hAnsi="Times New Roman"/>
        </w:rPr>
        <w:t>∞</w:t>
      </w:r>
      <w:r w:rsidR="003773C8" w:rsidRPr="003A233E">
        <w:rPr>
          <w:rFonts w:ascii="Times New Roman"/>
        </w:rPr>
        <w:t>。显然，长度为</w:t>
      </w:r>
      <w:r w:rsidR="003773C8" w:rsidRPr="003A233E">
        <w:rPr>
          <w:rFonts w:ascii="Times New Roman" w:hAnsi="Times New Roman"/>
        </w:rPr>
        <w:t xml:space="preserve"> </w:t>
      </w:r>
      <m:oMath>
        <m:r>
          <w:rPr>
            <w:rFonts w:ascii="Cambria Math" w:hAnsi="Cambria Math"/>
          </w:rPr>
          <m:t>D</m:t>
        </m:r>
        <m:r>
          <w:rPr>
            <w:rFonts w:ascii="Cambria Math" w:hAnsi="Times New Roman"/>
          </w:rPr>
          <m:t>[</m:t>
        </m:r>
        <m:r>
          <w:rPr>
            <w:rFonts w:ascii="Cambria Math" w:hAnsi="Cambria Math"/>
          </w:rPr>
          <m:t>j</m:t>
        </m:r>
        <m:r>
          <w:rPr>
            <w:rFonts w:ascii="Cambria Math" w:hAnsi="Times New Roman"/>
          </w:rPr>
          <m:t xml:space="preserve">]= </m:t>
        </m:r>
        <m:r>
          <w:rPr>
            <w:rFonts w:ascii="Cambria Math" w:hAnsi="Cambria Math"/>
          </w:rPr>
          <m:t>Min</m:t>
        </m:r>
        <m:r>
          <w:rPr>
            <w:rFonts w:ascii="Cambria Math" w:hAnsi="Times New Roman"/>
          </w:rPr>
          <m:t xml:space="preserve">{ </m:t>
        </m:r>
        <m:r>
          <w:rPr>
            <w:rFonts w:ascii="Cambria Math" w:hAnsi="Cambria Math"/>
          </w:rPr>
          <m:t>D</m:t>
        </m:r>
        <m:r>
          <w:rPr>
            <w:rFonts w:ascii="Cambria Math" w:hAnsi="Times New Roman"/>
          </w:rPr>
          <m:t xml:space="preserve"> |</m:t>
        </m:r>
        <m:r>
          <w:rPr>
            <w:rFonts w:ascii="Cambria Math" w:hAnsi="Cambria Math"/>
          </w:rPr>
          <m:t>v</m:t>
        </m:r>
        <m:r>
          <w:rPr>
            <w:rFonts w:ascii="Cambria Math" w:hAnsi="Times New Roman"/>
          </w:rPr>
          <m:t>[</m:t>
        </m:r>
        <m:r>
          <w:rPr>
            <w:rFonts w:ascii="Cambria Math" w:hAnsi="Cambria Math"/>
          </w:rPr>
          <m:t>i</m:t>
        </m:r>
        <m:r>
          <w:rPr>
            <w:rFonts w:ascii="Cambria Math" w:hAnsi="Times New Roman"/>
          </w:rPr>
          <m:t>]</m:t>
        </m:r>
        <m:r>
          <w:rPr>
            <w:rFonts w:ascii="Cambria Math" w:hAnsi="Cambria Math"/>
          </w:rPr>
          <m:t>∈V</m:t>
        </m:r>
        <m:r>
          <w:rPr>
            <w:rFonts w:ascii="Cambria Math" w:hAnsi="Times New Roman"/>
          </w:rPr>
          <m:t xml:space="preserve"> }</m:t>
        </m:r>
      </m:oMath>
      <w:r w:rsidR="003773C8" w:rsidRPr="003A233E">
        <w:rPr>
          <w:rFonts w:ascii="Times New Roman" w:hAnsi="Times New Roman"/>
        </w:rPr>
        <w:t xml:space="preserve"> </w:t>
      </w:r>
      <w:r w:rsidR="003773C8" w:rsidRPr="003A233E">
        <w:rPr>
          <w:rFonts w:ascii="Times New Roman"/>
        </w:rPr>
        <w:t>的路径就是从</w:t>
      </w:r>
      <m:oMath>
        <m:r>
          <w:rPr>
            <w:rFonts w:ascii="Cambria Math" w:hAnsi="Cambria Math"/>
          </w:rPr>
          <m:t>v</m:t>
        </m:r>
      </m:oMath>
      <w:r w:rsidR="003773C8" w:rsidRPr="003A233E">
        <w:rPr>
          <w:rFonts w:ascii="Times New Roman"/>
        </w:rPr>
        <w:t>出发到顶点</w:t>
      </w:r>
      <m:oMath>
        <m:r>
          <w:rPr>
            <w:rFonts w:ascii="Cambria Math" w:hAnsi="Cambria Math"/>
          </w:rPr>
          <m:t>v</m:t>
        </m:r>
        <m:r>
          <w:rPr>
            <w:rFonts w:ascii="Cambria Math" w:hAnsi="Times New Roman"/>
          </w:rPr>
          <m:t>[</m:t>
        </m:r>
        <m:r>
          <w:rPr>
            <w:rFonts w:ascii="Cambria Math" w:hAnsi="Cambria Math"/>
          </w:rPr>
          <m:t>j</m:t>
        </m:r>
        <m:r>
          <w:rPr>
            <w:rFonts w:ascii="Cambria Math" w:hAnsi="Times New Roman"/>
          </w:rPr>
          <m:t>]</m:t>
        </m:r>
      </m:oMath>
      <w:r w:rsidR="003773C8" w:rsidRPr="003A233E">
        <w:rPr>
          <w:rFonts w:ascii="Times New Roman"/>
        </w:rPr>
        <w:t>的长度最短的一条路径，此路径为</w:t>
      </w:r>
      <m:oMath>
        <m:r>
          <w:rPr>
            <w:rFonts w:ascii="Cambria Math" w:hAnsi="Times New Roman"/>
          </w:rPr>
          <m:t>(</m:t>
        </m:r>
        <m:r>
          <w:rPr>
            <w:rFonts w:ascii="Cambria Math" w:hAnsi="Cambria Math"/>
          </w:rPr>
          <m:t>v</m:t>
        </m:r>
        <m:r>
          <w:rPr>
            <w:rFonts w:ascii="Cambria Math" w:hAnsi="Times New Roman"/>
          </w:rPr>
          <m:t>,</m:t>
        </m:r>
        <m:r>
          <w:rPr>
            <w:rFonts w:ascii="Cambria Math" w:hAnsi="Cambria Math"/>
          </w:rPr>
          <m:t>v</m:t>
        </m:r>
        <m:r>
          <w:rPr>
            <w:rFonts w:ascii="Cambria Math" w:hAnsi="Times New Roman"/>
          </w:rPr>
          <m:t>[</m:t>
        </m:r>
        <m:r>
          <w:rPr>
            <w:rFonts w:ascii="Cambria Math" w:hAnsi="Cambria Math"/>
          </w:rPr>
          <m:t>j</m:t>
        </m:r>
        <m:r>
          <w:rPr>
            <w:rFonts w:ascii="Cambria Math" w:hAnsi="Times New Roman"/>
          </w:rPr>
          <m:t>])</m:t>
        </m:r>
      </m:oMath>
      <w:r w:rsidR="003773C8" w:rsidRPr="003A233E">
        <w:rPr>
          <w:rFonts w:ascii="Times New Roman"/>
        </w:rPr>
        <w:t>。</w:t>
      </w:r>
    </w:p>
    <w:p w:rsidR="003773C8" w:rsidRPr="003A233E" w:rsidRDefault="003A233E" w:rsidP="003773C8">
      <w:pPr>
        <w:pStyle w:val="22"/>
        <w:rPr>
          <w:rFonts w:ascii="Times New Roman" w:hAnsi="Times New Roman"/>
        </w:rPr>
      </w:pPr>
      <w:r w:rsidRPr="003A233E">
        <w:rPr>
          <w:rFonts w:ascii="Times New Roman" w:hint="eastAsia"/>
        </w:rPr>
        <w:t>（</w:t>
      </w:r>
      <w:r w:rsidRPr="003A233E">
        <w:rPr>
          <w:rFonts w:ascii="Times New Roman" w:hAnsi="Times New Roman" w:hint="eastAsia"/>
        </w:rPr>
        <w:t>3</w:t>
      </w:r>
      <w:r w:rsidRPr="003A233E">
        <w:rPr>
          <w:rFonts w:ascii="Times New Roman" w:hint="eastAsia"/>
        </w:rPr>
        <w:t>）</w:t>
      </w:r>
      <w:r w:rsidR="003773C8" w:rsidRPr="003A233E">
        <w:rPr>
          <w:rFonts w:ascii="Times New Roman"/>
        </w:rPr>
        <w:t>找到从源点</w:t>
      </w:r>
      <m:oMath>
        <m:r>
          <w:rPr>
            <w:rFonts w:ascii="Cambria Math" w:hAnsi="Cambria Math"/>
          </w:rPr>
          <m:t>v</m:t>
        </m:r>
      </m:oMath>
      <w:r w:rsidR="003773C8" w:rsidRPr="003A233E">
        <w:rPr>
          <w:rFonts w:ascii="Times New Roman"/>
        </w:rPr>
        <w:t>到下一个顶点的最短路径长度所对应的顶点，且这条最短路径长度仅次于从源点</w:t>
      </w:r>
      <m:oMath>
        <m:r>
          <w:rPr>
            <w:rFonts w:ascii="Cambria Math" w:hAnsi="Cambria Math"/>
          </w:rPr>
          <m:t>v</m:t>
        </m:r>
      </m:oMath>
      <w:r w:rsidR="003773C8" w:rsidRPr="003A233E">
        <w:rPr>
          <w:rFonts w:ascii="Times New Roman"/>
        </w:rPr>
        <w:t>到顶点</w:t>
      </w:r>
      <m:oMath>
        <m:r>
          <w:rPr>
            <w:rFonts w:ascii="Cambria Math" w:hAnsi="Cambria Math"/>
          </w:rPr>
          <m:t>v</m:t>
        </m:r>
        <m:r>
          <w:rPr>
            <w:rFonts w:ascii="Cambria Math" w:hAnsi="Times New Roman"/>
          </w:rPr>
          <m:t>[</m:t>
        </m:r>
        <m:r>
          <w:rPr>
            <w:rFonts w:ascii="Cambria Math" w:hAnsi="Cambria Math"/>
          </w:rPr>
          <m:t>j</m:t>
        </m:r>
        <m:r>
          <w:rPr>
            <w:rFonts w:ascii="Cambria Math" w:hAnsi="Times New Roman"/>
          </w:rPr>
          <m:t>]</m:t>
        </m:r>
      </m:oMath>
      <w:r w:rsidR="003773C8" w:rsidRPr="003A233E">
        <w:rPr>
          <w:rFonts w:ascii="Times New Roman"/>
        </w:rPr>
        <w:t>的最短路径长度。假设该次短路径的终点是</w:t>
      </w:r>
      <m:oMath>
        <m:r>
          <w:rPr>
            <w:rFonts w:ascii="Cambria Math" w:hAnsi="Cambria Math"/>
          </w:rPr>
          <m:t>v</m:t>
        </m:r>
        <m:r>
          <w:rPr>
            <w:rFonts w:ascii="Cambria Math" w:hAnsi="Times New Roman"/>
          </w:rPr>
          <m:t>[</m:t>
        </m:r>
        <m:r>
          <w:rPr>
            <w:rFonts w:ascii="Cambria Math" w:hAnsi="Cambria Math"/>
          </w:rPr>
          <m:t>k</m:t>
        </m:r>
        <m:r>
          <w:rPr>
            <w:rFonts w:ascii="Cambria Math" w:hAnsi="Times New Roman"/>
          </w:rPr>
          <m:t>]</m:t>
        </m:r>
      </m:oMath>
      <w:r w:rsidR="003773C8" w:rsidRPr="003A233E">
        <w:rPr>
          <w:rFonts w:ascii="Times New Roman"/>
        </w:rPr>
        <w:t>，则可想而知，这条路径要么是</w:t>
      </w:r>
      <m:oMath>
        <m:r>
          <w:rPr>
            <w:rFonts w:ascii="Cambria Math" w:hAnsi="Times New Roman"/>
          </w:rPr>
          <m:t>(</m:t>
        </m:r>
        <m:r>
          <w:rPr>
            <w:rFonts w:ascii="Cambria Math" w:hAnsi="Cambria Math"/>
          </w:rPr>
          <m:t>v</m:t>
        </m:r>
        <m:r>
          <w:rPr>
            <w:rFonts w:ascii="Cambria Math" w:hAnsi="Times New Roman"/>
          </w:rPr>
          <m:t>,</m:t>
        </m:r>
        <m:r>
          <w:rPr>
            <w:rFonts w:ascii="Cambria Math" w:hAnsi="Cambria Math"/>
          </w:rPr>
          <m:t>v</m:t>
        </m:r>
        <m:r>
          <w:rPr>
            <w:rFonts w:ascii="Cambria Math" w:hAnsi="Times New Roman"/>
          </w:rPr>
          <m:t>[</m:t>
        </m:r>
        <m:r>
          <w:rPr>
            <w:rFonts w:ascii="Cambria Math" w:hAnsi="Cambria Math"/>
          </w:rPr>
          <m:t>k</m:t>
        </m:r>
        <m:r>
          <w:rPr>
            <w:rFonts w:ascii="Cambria Math" w:hAnsi="Times New Roman"/>
          </w:rPr>
          <m:t>])</m:t>
        </m:r>
      </m:oMath>
      <w:r w:rsidR="003773C8" w:rsidRPr="003A233E">
        <w:rPr>
          <w:rFonts w:ascii="Times New Roman"/>
        </w:rPr>
        <w:t>，或者是</w:t>
      </w:r>
      <m:oMath>
        <m:r>
          <w:rPr>
            <w:rFonts w:ascii="Cambria Math" w:hAnsi="Times New Roman"/>
          </w:rPr>
          <m:t>(</m:t>
        </m:r>
        <m:r>
          <w:rPr>
            <w:rFonts w:ascii="Cambria Math" w:hAnsi="Cambria Math"/>
          </w:rPr>
          <m:t>v</m:t>
        </m:r>
        <m:r>
          <w:rPr>
            <w:rFonts w:ascii="Cambria Math" w:hAnsi="Times New Roman"/>
          </w:rPr>
          <m:t>,</m:t>
        </m:r>
        <m:r>
          <w:rPr>
            <w:rFonts w:ascii="Cambria Math" w:hAnsi="Cambria Math"/>
          </w:rPr>
          <m:t>v</m:t>
        </m:r>
        <m:r>
          <w:rPr>
            <w:rFonts w:ascii="Cambria Math" w:hAnsi="Times New Roman"/>
          </w:rPr>
          <m:t>[</m:t>
        </m:r>
        <m:r>
          <w:rPr>
            <w:rFonts w:ascii="Cambria Math" w:hAnsi="Cambria Math"/>
          </w:rPr>
          <m:t>j</m:t>
        </m:r>
        <m:r>
          <w:rPr>
            <w:rFonts w:ascii="Cambria Math" w:hAnsi="Times New Roman"/>
          </w:rPr>
          <m:t>],</m:t>
        </m:r>
        <m:r>
          <w:rPr>
            <w:rFonts w:ascii="Cambria Math" w:hAnsi="Cambria Math"/>
          </w:rPr>
          <m:t>v</m:t>
        </m:r>
        <m:r>
          <w:rPr>
            <w:rFonts w:ascii="Cambria Math" w:hAnsi="Times New Roman"/>
          </w:rPr>
          <m:t>[</m:t>
        </m:r>
        <m:r>
          <w:rPr>
            <w:rFonts w:ascii="Cambria Math" w:hAnsi="Cambria Math"/>
          </w:rPr>
          <m:t>k</m:t>
        </m:r>
        <m:r>
          <w:rPr>
            <w:rFonts w:ascii="Cambria Math" w:hAnsi="Times New Roman"/>
          </w:rPr>
          <m:t>])</m:t>
        </m:r>
      </m:oMath>
      <w:r w:rsidR="003773C8" w:rsidRPr="003A233E">
        <w:rPr>
          <w:rFonts w:ascii="Times New Roman"/>
        </w:rPr>
        <w:t>。它的长度或者是从</w:t>
      </w:r>
      <m:oMath>
        <m:r>
          <w:rPr>
            <w:rFonts w:ascii="Cambria Math" w:hAnsi="Cambria Math"/>
          </w:rPr>
          <m:t>v</m:t>
        </m:r>
      </m:oMath>
      <w:r w:rsidR="003773C8" w:rsidRPr="003A233E">
        <w:rPr>
          <w:rFonts w:ascii="Times New Roman"/>
        </w:rPr>
        <w:t>到</w:t>
      </w:r>
      <m:oMath>
        <m:r>
          <w:rPr>
            <w:rFonts w:ascii="Cambria Math" w:hAnsi="Cambria Math"/>
          </w:rPr>
          <m:t>v</m:t>
        </m:r>
        <m:r>
          <w:rPr>
            <w:rFonts w:ascii="Cambria Math" w:hAnsi="Times New Roman"/>
          </w:rPr>
          <m:t>[</m:t>
        </m:r>
        <m:r>
          <w:rPr>
            <w:rFonts w:ascii="Cambria Math" w:hAnsi="Cambria Math"/>
          </w:rPr>
          <m:t>k</m:t>
        </m:r>
        <m:r>
          <w:rPr>
            <w:rFonts w:ascii="Cambria Math" w:hAnsi="Times New Roman"/>
          </w:rPr>
          <m:t>]</m:t>
        </m:r>
      </m:oMath>
      <w:r w:rsidR="003773C8" w:rsidRPr="003A233E">
        <w:rPr>
          <w:rFonts w:ascii="Times New Roman"/>
        </w:rPr>
        <w:t>的弧上的权值，或者是</w:t>
      </w:r>
      <m:oMath>
        <m:r>
          <w:rPr>
            <w:rFonts w:ascii="Cambria Math" w:hAnsi="Cambria Math"/>
          </w:rPr>
          <m:t>D</m:t>
        </m:r>
        <m:r>
          <w:rPr>
            <w:rFonts w:ascii="Cambria Math" w:hAnsi="Times New Roman"/>
          </w:rPr>
          <m:t>[</m:t>
        </m:r>
        <m:r>
          <w:rPr>
            <w:rFonts w:ascii="Cambria Math" w:hAnsi="Cambria Math"/>
          </w:rPr>
          <m:t>j</m:t>
        </m:r>
        <m:r>
          <w:rPr>
            <w:rFonts w:ascii="Cambria Math" w:hAnsi="Times New Roman"/>
          </w:rPr>
          <m:t>]</m:t>
        </m:r>
      </m:oMath>
      <w:r w:rsidR="003773C8" w:rsidRPr="003A233E">
        <w:rPr>
          <w:rFonts w:ascii="Times New Roman"/>
        </w:rPr>
        <w:t>加上从</w:t>
      </w:r>
      <m:oMath>
        <m:r>
          <w:rPr>
            <w:rFonts w:ascii="Cambria Math" w:hAnsi="Cambria Math"/>
          </w:rPr>
          <m:t>v</m:t>
        </m:r>
        <m:r>
          <w:rPr>
            <w:rFonts w:ascii="Cambria Math" w:hAnsi="Times New Roman"/>
          </w:rPr>
          <m:t>[</m:t>
        </m:r>
        <m:r>
          <w:rPr>
            <w:rFonts w:ascii="Cambria Math" w:hAnsi="Cambria Math"/>
          </w:rPr>
          <m:t>j</m:t>
        </m:r>
        <m:r>
          <w:rPr>
            <w:rFonts w:ascii="Cambria Math" w:hAnsi="Times New Roman"/>
          </w:rPr>
          <m:t>]</m:t>
        </m:r>
      </m:oMath>
      <w:r w:rsidR="003773C8" w:rsidRPr="003A233E">
        <w:rPr>
          <w:rFonts w:ascii="Times New Roman"/>
        </w:rPr>
        <w:t>到</w:t>
      </w:r>
      <m:oMath>
        <m:r>
          <w:rPr>
            <w:rFonts w:ascii="Cambria Math" w:hAnsi="Cambria Math"/>
          </w:rPr>
          <m:t>v</m:t>
        </m:r>
        <m:r>
          <w:rPr>
            <w:rFonts w:ascii="Cambria Math" w:hAnsi="Times New Roman"/>
          </w:rPr>
          <m:t>[</m:t>
        </m:r>
        <m:r>
          <w:rPr>
            <w:rFonts w:ascii="Cambria Math" w:hAnsi="Cambria Math"/>
          </w:rPr>
          <m:t>k</m:t>
        </m:r>
        <m:r>
          <w:rPr>
            <w:rFonts w:ascii="Cambria Math" w:hAnsi="Times New Roman"/>
          </w:rPr>
          <m:t>]</m:t>
        </m:r>
      </m:oMath>
      <w:r w:rsidR="003773C8" w:rsidRPr="003A233E">
        <w:rPr>
          <w:rFonts w:ascii="Times New Roman"/>
        </w:rPr>
        <w:t>的弧上的权值。</w:t>
      </w:r>
    </w:p>
    <w:p w:rsidR="0074403A" w:rsidRPr="003A233E" w:rsidRDefault="003A233E" w:rsidP="0074403A">
      <w:pPr>
        <w:pStyle w:val="22"/>
        <w:rPr>
          <w:rFonts w:ascii="Times New Roman" w:hAnsi="Times New Roman"/>
        </w:rPr>
      </w:pPr>
      <w:r w:rsidRPr="003A233E">
        <w:rPr>
          <w:rFonts w:ascii="Times New Roman" w:hint="eastAsia"/>
        </w:rPr>
        <w:t>（</w:t>
      </w:r>
      <w:r w:rsidRPr="003A233E">
        <w:rPr>
          <w:rFonts w:ascii="Times New Roman" w:hAnsi="Times New Roman" w:hint="eastAsia"/>
        </w:rPr>
        <w:t>4</w:t>
      </w:r>
      <w:r w:rsidRPr="003A233E">
        <w:rPr>
          <w:rFonts w:ascii="Times New Roman" w:hint="eastAsia"/>
        </w:rPr>
        <w:t>）</w:t>
      </w:r>
      <w:r w:rsidR="003773C8" w:rsidRPr="003A233E">
        <w:rPr>
          <w:rFonts w:ascii="Times New Roman"/>
        </w:rPr>
        <w:t>一般情况下，假设</w:t>
      </w:r>
      <m:oMath>
        <m:r>
          <w:rPr>
            <w:rFonts w:ascii="Cambria Math" w:hAnsi="Cambria Math"/>
          </w:rPr>
          <m:t>S</m:t>
        </m:r>
      </m:oMath>
      <w:r w:rsidR="003773C8" w:rsidRPr="003A233E">
        <w:rPr>
          <w:rFonts w:ascii="Times New Roman"/>
        </w:rPr>
        <w:t>为已求得的从源点</w:t>
      </w:r>
      <m:oMath>
        <m:r>
          <w:rPr>
            <w:rFonts w:ascii="Cambria Math" w:hAnsi="Cambria Math"/>
          </w:rPr>
          <m:t>v</m:t>
        </m:r>
      </m:oMath>
      <w:r w:rsidR="003773C8" w:rsidRPr="003A233E">
        <w:rPr>
          <w:rFonts w:ascii="Times New Roman"/>
        </w:rPr>
        <w:t>出发的最短路径长度的顶点的集合，则可证明：下一条次最短路径（设其终点为</w:t>
      </w:r>
      <m:oMath>
        <m:r>
          <w:rPr>
            <w:rFonts w:ascii="Cambria Math" w:hAnsi="Cambria Math"/>
          </w:rPr>
          <m:t>x</m:t>
        </m:r>
      </m:oMath>
      <w:r w:rsidR="003773C8" w:rsidRPr="003A233E">
        <w:rPr>
          <w:rFonts w:ascii="Times New Roman"/>
        </w:rPr>
        <w:t>）要么是弧</w:t>
      </w:r>
      <m:oMath>
        <m:r>
          <w:rPr>
            <w:rFonts w:ascii="Cambria Math" w:hAnsi="Times New Roman"/>
          </w:rPr>
          <m:t>(</m:t>
        </m:r>
        <m:r>
          <w:rPr>
            <w:rFonts w:ascii="Cambria Math" w:hAnsi="Cambria Math"/>
          </w:rPr>
          <m:t>v</m:t>
        </m:r>
        <m:r>
          <w:rPr>
            <w:rFonts w:ascii="Cambria Math" w:hAnsi="Times New Roman"/>
          </w:rPr>
          <m:t>,</m:t>
        </m:r>
        <m:r>
          <w:rPr>
            <w:rFonts w:ascii="Cambria Math" w:hAnsi="Cambria Math"/>
          </w:rPr>
          <m:t>x</m:t>
        </m:r>
        <m:r>
          <w:rPr>
            <w:rFonts w:ascii="Cambria Math" w:hAnsi="Times New Roman"/>
          </w:rPr>
          <m:t>)</m:t>
        </m:r>
      </m:oMath>
      <w:r w:rsidR="003773C8" w:rsidRPr="003A233E">
        <w:rPr>
          <w:rFonts w:ascii="Times New Roman"/>
        </w:rPr>
        <w:t>，或者是从源点</w:t>
      </w:r>
      <w:r w:rsidR="003773C8" w:rsidRPr="003A233E">
        <w:rPr>
          <w:rFonts w:ascii="Times New Roman" w:hAnsi="Times New Roman"/>
        </w:rPr>
        <w:t>v</w:t>
      </w:r>
      <w:r w:rsidR="003773C8" w:rsidRPr="003A233E">
        <w:rPr>
          <w:rFonts w:ascii="Times New Roman"/>
        </w:rPr>
        <w:t>出发的中间只经过</w:t>
      </w:r>
      <w:r w:rsidR="003773C8" w:rsidRPr="003A233E">
        <w:rPr>
          <w:rFonts w:ascii="Times New Roman" w:hAnsi="Times New Roman"/>
        </w:rPr>
        <w:t>S</w:t>
      </w:r>
      <w:r w:rsidR="003773C8" w:rsidRPr="003A233E">
        <w:rPr>
          <w:rFonts w:ascii="Times New Roman"/>
        </w:rPr>
        <w:t>中的顶点而最后到达顶点</w:t>
      </w:r>
      <w:r w:rsidR="003773C8" w:rsidRPr="003A233E">
        <w:rPr>
          <w:rFonts w:ascii="Times New Roman" w:hAnsi="Times New Roman"/>
        </w:rPr>
        <w:t xml:space="preserve"> </w:t>
      </w:r>
      <w:r w:rsidR="003773C8" w:rsidRPr="003A233E">
        <w:rPr>
          <w:rFonts w:ascii="Times New Roman"/>
        </w:rPr>
        <w:t>的路径。</w:t>
      </w:r>
      <w:r w:rsidR="003773C8" w:rsidRPr="003A233E">
        <w:rPr>
          <w:rFonts w:ascii="Times New Roman" w:hAnsi="Times New Roman"/>
        </w:rPr>
        <w:t xml:space="preserve"> </w:t>
      </w:r>
      <w:r w:rsidR="003773C8" w:rsidRPr="003A233E">
        <w:rPr>
          <w:rFonts w:ascii="Times New Roman"/>
        </w:rPr>
        <w:t>因此，下一条长度次短的的最短路径长度必是</w:t>
      </w:r>
      <m:oMath>
        <m:r>
          <w:rPr>
            <w:rFonts w:ascii="Cambria Math" w:hAnsi="Cambria Math"/>
          </w:rPr>
          <m:t>D</m:t>
        </m:r>
        <m:r>
          <w:rPr>
            <w:rFonts w:ascii="Cambria Math" w:hAnsi="Times New Roman"/>
          </w:rPr>
          <m:t>[</m:t>
        </m:r>
        <m:r>
          <w:rPr>
            <w:rFonts w:ascii="Cambria Math" w:hAnsi="Cambria Math"/>
          </w:rPr>
          <m:t>j</m:t>
        </m:r>
        <m:r>
          <w:rPr>
            <w:rFonts w:ascii="Cambria Math" w:hAnsi="Times New Roman"/>
          </w:rPr>
          <m:t xml:space="preserve">]= </m:t>
        </m:r>
        <m:r>
          <w:rPr>
            <w:rFonts w:ascii="Cambria Math" w:hAnsi="Cambria Math"/>
          </w:rPr>
          <m:t>Min</m:t>
        </m:r>
        <m:r>
          <w:rPr>
            <w:rFonts w:ascii="Cambria Math" w:hAnsi="Times New Roman"/>
          </w:rPr>
          <m:t xml:space="preserve">{ </m:t>
        </m:r>
        <m:r>
          <w:rPr>
            <w:rFonts w:ascii="Cambria Math" w:hAnsi="Cambria Math"/>
          </w:rPr>
          <m:t>D</m:t>
        </m:r>
        <m:r>
          <w:rPr>
            <w:rFonts w:ascii="Cambria Math" w:hAnsi="Times New Roman"/>
          </w:rPr>
          <m:t>[</m:t>
        </m:r>
        <m:r>
          <w:rPr>
            <w:rFonts w:ascii="Cambria Math" w:hAnsi="Cambria Math"/>
          </w:rPr>
          <m:t>i</m:t>
        </m:r>
        <m:r>
          <w:rPr>
            <w:rFonts w:ascii="Cambria Math" w:hAnsi="Times New Roman"/>
          </w:rPr>
          <m:t>] |</m:t>
        </m:r>
        <m:r>
          <w:rPr>
            <w:rFonts w:ascii="Cambria Math" w:hAnsi="Cambria Math"/>
          </w:rPr>
          <m:t>v</m:t>
        </m:r>
        <m:r>
          <w:rPr>
            <w:rFonts w:ascii="Cambria Math" w:hAnsi="Times New Roman"/>
          </w:rPr>
          <m:t>[</m:t>
        </m:r>
        <m:r>
          <w:rPr>
            <w:rFonts w:ascii="Cambria Math" w:hAnsi="Cambria Math"/>
          </w:rPr>
          <m:t>i</m:t>
        </m:r>
        <m:r>
          <w:rPr>
            <w:rFonts w:ascii="Cambria Math" w:hAnsi="Times New Roman"/>
          </w:rPr>
          <m:t>]</m:t>
        </m:r>
        <m:r>
          <w:rPr>
            <w:rFonts w:ascii="Cambria Math" w:hAnsi="Cambria Math"/>
          </w:rPr>
          <m:t>∈V</m:t>
        </m:r>
        <m:r>
          <w:rPr>
            <w:rFonts w:ascii="Times New Roman" w:hAnsi="Times New Roman"/>
          </w:rPr>
          <m:t>-</m:t>
        </m:r>
        <m:r>
          <w:rPr>
            <w:rFonts w:ascii="Cambria Math" w:hAnsi="Cambria Math"/>
          </w:rPr>
          <m:t>S</m:t>
        </m:r>
        <m:r>
          <w:rPr>
            <w:rFonts w:ascii="Cambria Math" w:hAnsi="Times New Roman"/>
          </w:rPr>
          <m:t xml:space="preserve"> }</m:t>
        </m:r>
      </m:oMath>
      <w:r w:rsidR="003773C8" w:rsidRPr="003A233E">
        <w:rPr>
          <w:rFonts w:ascii="Times New Roman"/>
        </w:rPr>
        <w:t>，其中</w:t>
      </w:r>
      <m:oMath>
        <m:r>
          <w:rPr>
            <w:rFonts w:ascii="Cambria Math" w:hAnsi="Cambria Math"/>
          </w:rPr>
          <m:t>D</m:t>
        </m:r>
        <m:r>
          <w:rPr>
            <w:rFonts w:ascii="Cambria Math" w:hAnsi="Times New Roman"/>
          </w:rPr>
          <m:t xml:space="preserve"> </m:t>
        </m:r>
      </m:oMath>
      <w:r w:rsidR="003773C8" w:rsidRPr="003A233E">
        <w:rPr>
          <w:rFonts w:ascii="Times New Roman"/>
        </w:rPr>
        <w:t>要么是弧</w:t>
      </w:r>
      <m:oMath>
        <m:r>
          <w:rPr>
            <w:rFonts w:ascii="Cambria Math" w:hAnsi="Times New Roman"/>
          </w:rPr>
          <m:t>(</m:t>
        </m:r>
        <m:r>
          <w:rPr>
            <w:rFonts w:ascii="Cambria Math" w:hAnsi="Cambria Math"/>
          </w:rPr>
          <m:t>v</m:t>
        </m:r>
        <m:r>
          <w:rPr>
            <w:rFonts w:ascii="Cambria Math" w:hAnsi="Times New Roman"/>
          </w:rPr>
          <m:t>,</m:t>
        </m:r>
        <m:r>
          <w:rPr>
            <w:rFonts w:ascii="Cambria Math" w:hAnsi="Cambria Math"/>
          </w:rPr>
          <m:t>v</m:t>
        </m:r>
        <m:r>
          <w:rPr>
            <w:rFonts w:ascii="Cambria Math" w:hAnsi="Times New Roman"/>
          </w:rPr>
          <m:t>[</m:t>
        </m:r>
        <m:r>
          <w:rPr>
            <w:rFonts w:ascii="Cambria Math" w:hAnsi="Cambria Math"/>
          </w:rPr>
          <m:t>i</m:t>
        </m:r>
        <m:r>
          <w:rPr>
            <w:rFonts w:ascii="Cambria Math" w:hAnsi="Times New Roman"/>
          </w:rPr>
          <m:t>])</m:t>
        </m:r>
      </m:oMath>
      <w:r w:rsidR="003773C8" w:rsidRPr="003A233E">
        <w:rPr>
          <w:rFonts w:ascii="Times New Roman"/>
        </w:rPr>
        <w:t>上的权值，或者是</w:t>
      </w:r>
      <m:oMath>
        <m:r>
          <w:rPr>
            <w:rFonts w:ascii="Cambria Math" w:hAnsi="Cambria Math"/>
          </w:rPr>
          <m:t>D</m:t>
        </m:r>
        <m:r>
          <w:rPr>
            <w:rFonts w:ascii="Cambria Math" w:hAnsi="Times New Roman"/>
          </w:rPr>
          <m:t>[</m:t>
        </m:r>
        <m:r>
          <w:rPr>
            <w:rFonts w:ascii="Cambria Math" w:hAnsi="Cambria Math"/>
          </w:rPr>
          <m:t>i</m:t>
        </m:r>
        <m:r>
          <w:rPr>
            <w:rFonts w:ascii="Cambria Math" w:hAnsi="Times New Roman"/>
          </w:rPr>
          <m:t>](</m:t>
        </m:r>
        <m:r>
          <w:rPr>
            <w:rFonts w:ascii="Cambria Math" w:hAnsi="Cambria Math"/>
          </w:rPr>
          <m:t>v</m:t>
        </m:r>
        <m:r>
          <w:rPr>
            <w:rFonts w:ascii="Cambria Math" w:hAnsi="Times New Roman"/>
          </w:rPr>
          <m:t>[</m:t>
        </m:r>
        <m:r>
          <w:rPr>
            <w:rFonts w:ascii="Cambria Math" w:hAnsi="Cambria Math"/>
          </w:rPr>
          <m:t>k</m:t>
        </m:r>
        <m:r>
          <w:rPr>
            <w:rFonts w:ascii="Cambria Math" w:hAnsi="Times New Roman"/>
          </w:rPr>
          <m:t>]</m:t>
        </m:r>
        <m:r>
          <w:rPr>
            <w:rFonts w:ascii="Cambria Math" w:hAnsi="Cambria Math"/>
          </w:rPr>
          <m:t>∈S</m:t>
        </m:r>
        <m:r>
          <w:rPr>
            <w:rFonts w:ascii="Cambria Math" w:hAnsi="Times New Roman"/>
          </w:rPr>
          <m:t>)</m:t>
        </m:r>
      </m:oMath>
      <w:r w:rsidR="003773C8" w:rsidRPr="003A233E">
        <w:rPr>
          <w:rFonts w:ascii="Times New Roman"/>
        </w:rPr>
        <w:t>和弧</w:t>
      </w:r>
      <m:oMath>
        <m:r>
          <w:rPr>
            <w:rFonts w:ascii="Cambria Math" w:hAnsi="Times New Roman"/>
          </w:rPr>
          <m:t>(</m:t>
        </m:r>
        <m:r>
          <w:rPr>
            <w:rFonts w:ascii="Cambria Math" w:hAnsi="Cambria Math"/>
          </w:rPr>
          <m:t>v</m:t>
        </m:r>
        <m:r>
          <w:rPr>
            <w:rFonts w:ascii="Cambria Math" w:hAnsi="Times New Roman"/>
          </w:rPr>
          <m:t>[</m:t>
        </m:r>
        <m:r>
          <w:rPr>
            <w:rFonts w:ascii="Cambria Math" w:hAnsi="Cambria Math"/>
          </w:rPr>
          <m:t>k</m:t>
        </m:r>
        <m:r>
          <w:rPr>
            <w:rFonts w:ascii="Cambria Math" w:hAnsi="Times New Roman"/>
          </w:rPr>
          <m:t>] ,</m:t>
        </m:r>
        <m:r>
          <w:rPr>
            <w:rFonts w:ascii="Cambria Math" w:hAnsi="Cambria Math"/>
          </w:rPr>
          <m:t>v</m:t>
        </m:r>
        <m:r>
          <w:rPr>
            <w:rFonts w:ascii="Cambria Math" w:hAnsi="Times New Roman"/>
          </w:rPr>
          <m:t>[</m:t>
        </m:r>
        <m:r>
          <w:rPr>
            <w:rFonts w:ascii="Cambria Math" w:hAnsi="Cambria Math"/>
          </w:rPr>
          <m:t>i</m:t>
        </m:r>
        <m:r>
          <w:rPr>
            <w:rFonts w:ascii="Cambria Math" w:hAnsi="Times New Roman"/>
          </w:rPr>
          <m:t>])</m:t>
        </m:r>
      </m:oMath>
      <w:r w:rsidR="003773C8" w:rsidRPr="003A233E">
        <w:rPr>
          <w:rFonts w:ascii="Times New Roman"/>
        </w:rPr>
        <w:t>上的权值之和。</w:t>
      </w:r>
    </w:p>
    <w:p w:rsidR="001C34A2" w:rsidRDefault="001C34A2" w:rsidP="0074403A">
      <w:pPr>
        <w:pStyle w:val="22"/>
      </w:pPr>
      <w:r>
        <w:rPr>
          <w:rFonts w:hint="eastAsia"/>
        </w:rPr>
        <w:lastRenderedPageBreak/>
        <w:t>以图</w:t>
      </w:r>
      <w:r w:rsidRPr="00823267">
        <w:rPr>
          <w:rFonts w:ascii="Times New Roman" w:hAnsi="Times New Roman"/>
        </w:rPr>
        <w:t>3-1</w:t>
      </w:r>
      <w:r>
        <w:rPr>
          <w:rFonts w:hint="eastAsia"/>
        </w:rPr>
        <w:t>为例：</w:t>
      </w:r>
    </w:p>
    <w:p w:rsidR="001C34A2" w:rsidRDefault="001C34A2" w:rsidP="00560066">
      <w:pPr>
        <w:pStyle w:val="22"/>
        <w:ind w:firstLineChars="0" w:firstLine="0"/>
        <w:jc w:val="center"/>
      </w:pPr>
      <w:r>
        <w:rPr>
          <w:noProof/>
        </w:rPr>
        <w:drawing>
          <wp:inline distT="0" distB="0" distL="0" distR="0">
            <wp:extent cx="3380906" cy="2767054"/>
            <wp:effectExtent l="19050" t="0" r="0" b="0"/>
            <wp:docPr id="7" name="图片 6" descr="Dijk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ksr.png"/>
                    <pic:cNvPicPr/>
                  </pic:nvPicPr>
                  <pic:blipFill>
                    <a:blip r:embed="rId23" cstate="print"/>
                    <a:srcRect l="2879"/>
                    <a:stretch>
                      <a:fillRect/>
                    </a:stretch>
                  </pic:blipFill>
                  <pic:spPr>
                    <a:xfrm>
                      <a:off x="0" y="0"/>
                      <a:ext cx="3380906" cy="2767054"/>
                    </a:xfrm>
                    <a:prstGeom prst="rect">
                      <a:avLst/>
                    </a:prstGeom>
                  </pic:spPr>
                </pic:pic>
              </a:graphicData>
            </a:graphic>
          </wp:inline>
        </w:drawing>
      </w:r>
    </w:p>
    <w:p w:rsidR="001C34A2" w:rsidRPr="003A233E" w:rsidRDefault="003A233E" w:rsidP="00D1036A">
      <w:pPr>
        <w:pStyle w:val="22"/>
        <w:spacing w:afterLines="50"/>
        <w:ind w:firstLineChars="0" w:firstLine="0"/>
        <w:jc w:val="center"/>
        <w:rPr>
          <w:rFonts w:ascii="Times New Roman" w:hAnsi="Times New Roman"/>
          <w:sz w:val="21"/>
          <w:szCs w:val="21"/>
        </w:rPr>
      </w:pPr>
      <w:r w:rsidRPr="003A233E">
        <w:rPr>
          <w:rFonts w:ascii="Times New Roman" w:hAnsi="Times New Roman" w:hint="eastAsia"/>
          <w:sz w:val="21"/>
          <w:szCs w:val="21"/>
        </w:rPr>
        <w:t>图</w:t>
      </w:r>
      <w:r w:rsidRPr="003A233E">
        <w:rPr>
          <w:rFonts w:ascii="Times New Roman" w:hAnsi="Times New Roman" w:hint="eastAsia"/>
          <w:sz w:val="21"/>
          <w:szCs w:val="21"/>
        </w:rPr>
        <w:t>3-1  D</w:t>
      </w:r>
      <w:r w:rsidR="00916B8C" w:rsidRPr="003A233E">
        <w:rPr>
          <w:rFonts w:ascii="Times New Roman" w:hAnsi="Times New Roman"/>
          <w:sz w:val="21"/>
          <w:szCs w:val="21"/>
        </w:rPr>
        <w:t>ijkstra</w:t>
      </w:r>
      <w:r w:rsidR="00560066" w:rsidRPr="003A233E">
        <w:rPr>
          <w:rFonts w:ascii="Times New Roman" w:hint="eastAsia"/>
          <w:sz w:val="21"/>
          <w:szCs w:val="21"/>
        </w:rPr>
        <w:t>算法的演示</w:t>
      </w:r>
      <w:r w:rsidR="00916B8C" w:rsidRPr="003A233E">
        <w:rPr>
          <w:rFonts w:ascii="Times New Roman" w:hint="eastAsia"/>
          <w:sz w:val="21"/>
          <w:szCs w:val="21"/>
        </w:rPr>
        <w:t>图</w:t>
      </w:r>
    </w:p>
    <w:p w:rsidR="00C453AB" w:rsidRPr="00823267" w:rsidRDefault="001C34A2" w:rsidP="00036607">
      <w:pPr>
        <w:pStyle w:val="22"/>
        <w:rPr>
          <w:rFonts w:ascii="Times New Roman" w:hAnsi="Times New Roman"/>
        </w:rPr>
      </w:pPr>
      <w:r w:rsidRPr="00823267">
        <w:rPr>
          <w:rFonts w:ascii="Times New Roman"/>
        </w:rPr>
        <w:t>起点为首，先初始化所有</w:t>
      </w:r>
      <m:oMath>
        <m:r>
          <w:rPr>
            <w:rFonts w:ascii="Cambria Math" w:hAnsi="Cambria Math"/>
          </w:rPr>
          <m:t>d</m:t>
        </m:r>
        <m:r>
          <w:rPr>
            <w:rFonts w:ascii="Cambria Math" w:hAnsi="Times New Roman"/>
          </w:rPr>
          <m:t>[</m:t>
        </m:r>
        <m:r>
          <w:rPr>
            <w:rFonts w:ascii="Cambria Math" w:hAnsi="Cambria Math"/>
          </w:rPr>
          <m:t>i</m:t>
        </m:r>
        <m:r>
          <w:rPr>
            <w:rFonts w:ascii="Cambria Math" w:hAnsi="Times New Roman"/>
          </w:rPr>
          <m:t>]=</m:t>
        </m:r>
        <m:r>
          <w:rPr>
            <w:rFonts w:ascii="Cambria Math" w:hAnsi="Times New Roman"/>
          </w:rPr>
          <m:t>∞</m:t>
        </m:r>
      </m:oMath>
      <w:r w:rsidR="00C62C53" w:rsidRPr="00823267">
        <w:rPr>
          <w:rFonts w:ascii="Times New Roman"/>
        </w:rPr>
        <w:t>（</w:t>
      </w:r>
      <w:r w:rsidRPr="00823267">
        <w:rPr>
          <w:rFonts w:ascii="Times New Roman"/>
        </w:rPr>
        <w:t>即不可达</w:t>
      </w:r>
      <w:r w:rsidR="00C62C53" w:rsidRPr="00823267">
        <w:rPr>
          <w:rFonts w:ascii="Times New Roman"/>
        </w:rPr>
        <w:t>）</w:t>
      </w:r>
      <w:r w:rsidRPr="00823267">
        <w:rPr>
          <w:rFonts w:ascii="Times New Roman"/>
        </w:rPr>
        <w:t>。</w:t>
      </w:r>
    </w:p>
    <w:p w:rsidR="00C453AB" w:rsidRPr="00823267" w:rsidRDefault="001C34A2" w:rsidP="00036607">
      <w:pPr>
        <w:pStyle w:val="22"/>
        <w:rPr>
          <w:rFonts w:ascii="Times New Roman" w:hAnsi="Times New Roman"/>
        </w:rPr>
      </w:pPr>
      <w:r w:rsidRPr="00823267">
        <w:rPr>
          <w:rFonts w:ascii="Times New Roman"/>
        </w:rPr>
        <w:t>因为</w:t>
      </w:r>
      <w:r w:rsidRPr="00823267">
        <w:rPr>
          <w:rFonts w:ascii="Times New Roman" w:hAnsi="Times New Roman"/>
        </w:rPr>
        <w:t>5</w:t>
      </w:r>
      <w:r w:rsidRPr="00823267">
        <w:rPr>
          <w:rFonts w:ascii="Times New Roman"/>
        </w:rPr>
        <w:t>号点为起点，故</w:t>
      </w:r>
      <m:oMath>
        <m:r>
          <w:rPr>
            <w:rFonts w:ascii="Cambria Math" w:hAnsi="Cambria Math"/>
          </w:rPr>
          <m:t>d</m:t>
        </m:r>
        <m:r>
          <w:rPr>
            <w:rFonts w:ascii="Cambria Math" w:hAnsi="Times New Roman"/>
          </w:rPr>
          <m:t>[5]=0</m:t>
        </m:r>
      </m:oMath>
      <w:r w:rsidRPr="00823267">
        <w:rPr>
          <w:rFonts w:ascii="Times New Roman"/>
        </w:rPr>
        <w:t>。故第一次先选取</w:t>
      </w:r>
      <w:r w:rsidRPr="00823267">
        <w:rPr>
          <w:rFonts w:ascii="Times New Roman" w:hAnsi="Times New Roman"/>
        </w:rPr>
        <w:t>5</w:t>
      </w:r>
      <w:r w:rsidRPr="00823267">
        <w:rPr>
          <w:rFonts w:ascii="Times New Roman"/>
        </w:rPr>
        <w:t>号点，然后进行更新，因为与</w:t>
      </w:r>
      <w:r w:rsidRPr="00823267">
        <w:rPr>
          <w:rFonts w:ascii="Times New Roman" w:hAnsi="Times New Roman"/>
        </w:rPr>
        <w:t>5</w:t>
      </w:r>
      <w:r w:rsidRPr="00823267">
        <w:rPr>
          <w:rFonts w:ascii="Times New Roman"/>
        </w:rPr>
        <w:t>号点相邻的是</w:t>
      </w:r>
      <w:r w:rsidRPr="00823267">
        <w:rPr>
          <w:rFonts w:ascii="Times New Roman" w:hAnsi="Times New Roman"/>
        </w:rPr>
        <w:t>6</w:t>
      </w:r>
      <w:r w:rsidRPr="00823267">
        <w:rPr>
          <w:rFonts w:ascii="Times New Roman"/>
        </w:rPr>
        <w:t>号点和</w:t>
      </w:r>
      <w:r w:rsidRPr="00823267">
        <w:rPr>
          <w:rFonts w:ascii="Times New Roman" w:hAnsi="Times New Roman"/>
        </w:rPr>
        <w:t>4</w:t>
      </w:r>
      <w:r w:rsidRPr="00823267">
        <w:rPr>
          <w:rFonts w:ascii="Times New Roman"/>
        </w:rPr>
        <w:t>号点，故更新</w:t>
      </w:r>
      <m:oMath>
        <m:r>
          <w:rPr>
            <w:rFonts w:ascii="Cambria Math" w:hAnsi="Cambria Math"/>
          </w:rPr>
          <m:t>d</m:t>
        </m:r>
        <m:r>
          <w:rPr>
            <w:rFonts w:ascii="Cambria Math" w:hAnsi="Times New Roman"/>
          </w:rPr>
          <m:t>[6]=9</m:t>
        </m:r>
      </m:oMath>
      <w:r w:rsidRPr="00823267">
        <w:rPr>
          <w:rFonts w:ascii="Times New Roman"/>
        </w:rPr>
        <w:t>，</w:t>
      </w:r>
      <m:oMath>
        <m:r>
          <w:rPr>
            <w:rFonts w:ascii="Cambria Math" w:hAnsi="Cambria Math"/>
          </w:rPr>
          <m:t>d</m:t>
        </m:r>
        <m:r>
          <w:rPr>
            <w:rFonts w:ascii="Cambria Math" w:hAnsi="Times New Roman"/>
          </w:rPr>
          <m:t>[4]=6</m:t>
        </m:r>
      </m:oMath>
      <w:r w:rsidRPr="00823267">
        <w:rPr>
          <w:rFonts w:ascii="Times New Roman"/>
        </w:rPr>
        <w:t>。</w:t>
      </w:r>
    </w:p>
    <w:p w:rsidR="001C34A2" w:rsidRPr="00823267" w:rsidRDefault="00C453AB" w:rsidP="00036607">
      <w:pPr>
        <w:pStyle w:val="22"/>
        <w:rPr>
          <w:rFonts w:ascii="Times New Roman" w:hAnsi="Times New Roman"/>
        </w:rPr>
      </w:pPr>
      <w:r w:rsidRPr="00823267">
        <w:rPr>
          <w:rFonts w:ascii="Times New Roman"/>
        </w:rPr>
        <w:t>第二次，</w:t>
      </w:r>
      <m:oMath>
        <m:r>
          <w:rPr>
            <w:rFonts w:ascii="Cambria Math" w:hAnsi="Cambria Math"/>
          </w:rPr>
          <m:t>d</m:t>
        </m:r>
        <m:r>
          <w:rPr>
            <w:rFonts w:ascii="Cambria Math" w:hAnsi="Times New Roman"/>
          </w:rPr>
          <m:t>[4]</m:t>
        </m:r>
      </m:oMath>
      <w:r w:rsidR="001C34A2" w:rsidRPr="00823267">
        <w:rPr>
          <w:rFonts w:ascii="Times New Roman"/>
        </w:rPr>
        <w:t>此时最小，选取</w:t>
      </w:r>
      <w:r w:rsidR="001C34A2" w:rsidRPr="00823267">
        <w:rPr>
          <w:rFonts w:ascii="Times New Roman" w:hAnsi="Times New Roman"/>
        </w:rPr>
        <w:t>4</w:t>
      </w:r>
      <w:r w:rsidR="001C34A2" w:rsidRPr="00823267">
        <w:rPr>
          <w:rFonts w:ascii="Times New Roman"/>
        </w:rPr>
        <w:t>号点进行更新，使得</w:t>
      </w:r>
      <m:oMath>
        <m:r>
          <w:rPr>
            <w:rFonts w:ascii="Cambria Math" w:hAnsi="Cambria Math"/>
          </w:rPr>
          <m:t>d</m:t>
        </m:r>
        <m:r>
          <w:rPr>
            <w:rFonts w:ascii="Cambria Math" w:hAnsi="Times New Roman"/>
          </w:rPr>
          <m:t>[3]=17</m:t>
        </m:r>
      </m:oMath>
      <w:r w:rsidR="001C34A2" w:rsidRPr="00823267">
        <w:rPr>
          <w:rFonts w:ascii="Times New Roman"/>
        </w:rPr>
        <w:t>，</w:t>
      </w:r>
      <m:oMath>
        <m:r>
          <w:rPr>
            <w:rFonts w:ascii="Cambria Math" w:hAnsi="Cambria Math"/>
          </w:rPr>
          <m:t>d</m:t>
        </m:r>
        <m:r>
          <w:rPr>
            <w:rFonts w:ascii="Cambria Math" w:hAnsi="Times New Roman"/>
          </w:rPr>
          <m:t>[2]=21</m:t>
        </m:r>
      </m:oMath>
      <w:r w:rsidR="001C34A2" w:rsidRPr="00823267">
        <w:rPr>
          <w:rFonts w:ascii="Times New Roman"/>
        </w:rPr>
        <w:t>。</w:t>
      </w:r>
    </w:p>
    <w:p w:rsidR="00C453AB" w:rsidRPr="00823267" w:rsidRDefault="00C453AB" w:rsidP="00C453AB">
      <w:pPr>
        <w:pStyle w:val="22"/>
        <w:rPr>
          <w:rFonts w:ascii="Times New Roman" w:hAnsi="Times New Roman"/>
        </w:rPr>
      </w:pPr>
      <w:r w:rsidRPr="00823267">
        <w:rPr>
          <w:rFonts w:ascii="Times New Roman"/>
        </w:rPr>
        <w:t>第三次，</w:t>
      </w:r>
      <m:oMath>
        <m:r>
          <w:rPr>
            <w:rFonts w:ascii="Cambria Math" w:hAnsi="Cambria Math"/>
          </w:rPr>
          <m:t>d</m:t>
        </m:r>
        <m:d>
          <m:dPr>
            <m:begChr m:val="["/>
            <m:endChr m:val="]"/>
            <m:ctrlPr>
              <w:rPr>
                <w:rFonts w:ascii="Cambria Math" w:hAnsi="Times New Roman"/>
                <w:i/>
              </w:rPr>
            </m:ctrlPr>
          </m:dPr>
          <m:e>
            <m:r>
              <w:rPr>
                <w:rFonts w:ascii="Cambria Math" w:hAnsi="Times New Roman"/>
              </w:rPr>
              <m:t>6</m:t>
            </m:r>
          </m:e>
        </m:d>
        <m:r>
          <w:rPr>
            <w:rFonts w:ascii="Cambria Math" w:hAnsi="Times New Roman"/>
          </w:rPr>
          <m:t>=9</m:t>
        </m:r>
      </m:oMath>
      <w:r w:rsidRPr="00823267">
        <w:rPr>
          <w:rFonts w:ascii="Times New Roman"/>
        </w:rPr>
        <w:t>在此时最小，故</w:t>
      </w:r>
      <w:r w:rsidR="001C34A2" w:rsidRPr="00823267">
        <w:rPr>
          <w:rFonts w:ascii="Times New Roman"/>
        </w:rPr>
        <w:t>选取</w:t>
      </w:r>
      <w:r w:rsidR="001C34A2" w:rsidRPr="00823267">
        <w:rPr>
          <w:rFonts w:ascii="Times New Roman" w:hAnsi="Times New Roman"/>
        </w:rPr>
        <w:t>6</w:t>
      </w:r>
      <w:r w:rsidR="001C34A2" w:rsidRPr="00823267">
        <w:rPr>
          <w:rFonts w:ascii="Times New Roman"/>
        </w:rPr>
        <w:t>号点，更新得</w:t>
      </w:r>
      <m:oMath>
        <m:r>
          <w:rPr>
            <w:rFonts w:ascii="Cambria Math" w:hAnsi="Cambria Math"/>
          </w:rPr>
          <m:t>d</m:t>
        </m:r>
        <m:r>
          <w:rPr>
            <w:rFonts w:ascii="Cambria Math" w:hAnsi="Times New Roman"/>
          </w:rPr>
          <m:t>[3]=11</m:t>
        </m:r>
      </m:oMath>
      <w:r w:rsidR="001C34A2" w:rsidRPr="00823267">
        <w:rPr>
          <w:rFonts w:ascii="Times New Roman"/>
        </w:rPr>
        <w:t>，</w:t>
      </w:r>
      <m:oMath>
        <m:r>
          <w:rPr>
            <w:rFonts w:ascii="Cambria Math" w:hAnsi="Cambria Math"/>
          </w:rPr>
          <m:t>d</m:t>
        </m:r>
        <m:r>
          <w:rPr>
            <w:rFonts w:ascii="Cambria Math" w:hAnsi="Times New Roman"/>
          </w:rPr>
          <m:t>[1]=23</m:t>
        </m:r>
      </m:oMath>
      <w:r w:rsidR="001C34A2" w:rsidRPr="00823267">
        <w:rPr>
          <w:rFonts w:ascii="Times New Roman"/>
        </w:rPr>
        <w:t>。</w:t>
      </w:r>
    </w:p>
    <w:p w:rsidR="001C34A2" w:rsidRPr="00823267" w:rsidRDefault="00C453AB" w:rsidP="00C453AB">
      <w:pPr>
        <w:pStyle w:val="22"/>
        <w:rPr>
          <w:rFonts w:ascii="Times New Roman" w:hAnsi="Times New Roman"/>
        </w:rPr>
      </w:pPr>
      <w:r w:rsidRPr="00823267">
        <w:rPr>
          <w:rFonts w:ascii="Times New Roman"/>
        </w:rPr>
        <w:t>第四次，</w:t>
      </w:r>
      <m:oMath>
        <m:r>
          <w:rPr>
            <w:rFonts w:ascii="Cambria Math" w:hAnsi="Cambria Math"/>
          </w:rPr>
          <m:t>d</m:t>
        </m:r>
        <m:r>
          <w:rPr>
            <w:rFonts w:ascii="Cambria Math" w:hAnsi="Times New Roman"/>
          </w:rPr>
          <m:t>[3]=11</m:t>
        </m:r>
      </m:oMath>
      <w:r w:rsidRPr="00823267">
        <w:rPr>
          <w:rFonts w:ascii="Times New Roman"/>
        </w:rPr>
        <w:t>在此时最小，故选取</w:t>
      </w:r>
      <w:r w:rsidRPr="00823267">
        <w:rPr>
          <w:rFonts w:ascii="Times New Roman" w:hAnsi="Times New Roman"/>
        </w:rPr>
        <w:t>3</w:t>
      </w:r>
      <w:r w:rsidRPr="00823267">
        <w:rPr>
          <w:rFonts w:ascii="Times New Roman"/>
        </w:rPr>
        <w:t>号点，更新</w:t>
      </w:r>
      <m:oMath>
        <m:r>
          <w:rPr>
            <w:rFonts w:ascii="Cambria Math" w:hAnsi="Cambria Math"/>
          </w:rPr>
          <m:t>d</m:t>
        </m:r>
        <m:r>
          <w:rPr>
            <w:rFonts w:ascii="Cambria Math" w:hAnsi="Times New Roman"/>
          </w:rPr>
          <m:t>[1]=20</m:t>
        </m:r>
        <m:r>
          <m:rPr>
            <m:sty m:val="p"/>
          </m:rPr>
          <w:rPr>
            <w:rFonts w:ascii="Times New Roman" w:hAnsi="Cambria Math"/>
          </w:rPr>
          <m:t>，</m:t>
        </m:r>
        <m:r>
          <w:rPr>
            <w:rFonts w:ascii="Cambria Math" w:hAnsi="Cambria Math"/>
          </w:rPr>
          <m:t>d</m:t>
        </m:r>
        <m:r>
          <w:rPr>
            <w:rFonts w:ascii="Cambria Math" w:hAnsi="Times New Roman"/>
          </w:rPr>
          <m:t>[2]=21</m:t>
        </m:r>
      </m:oMath>
      <w:r w:rsidRPr="00823267">
        <w:rPr>
          <w:rFonts w:ascii="Times New Roman"/>
        </w:rPr>
        <w:t>。</w:t>
      </w:r>
    </w:p>
    <w:p w:rsidR="00C453AB" w:rsidRPr="00823267" w:rsidRDefault="00C453AB" w:rsidP="00C453AB">
      <w:pPr>
        <w:pStyle w:val="22"/>
        <w:rPr>
          <w:rFonts w:ascii="Times New Roman" w:hAnsi="Times New Roman"/>
        </w:rPr>
      </w:pPr>
      <w:r w:rsidRPr="00823267">
        <w:rPr>
          <w:rFonts w:ascii="Times New Roman"/>
        </w:rPr>
        <w:t>第五次，</w:t>
      </w:r>
      <m:oMath>
        <m:r>
          <w:rPr>
            <w:rFonts w:ascii="Cambria Math" w:hAnsi="Cambria Math"/>
          </w:rPr>
          <m:t>d</m:t>
        </m:r>
        <m:r>
          <w:rPr>
            <w:rFonts w:ascii="Cambria Math" w:hAnsi="Times New Roman"/>
          </w:rPr>
          <m:t>[1]=20</m:t>
        </m:r>
      </m:oMath>
      <w:r w:rsidRPr="00823267">
        <w:rPr>
          <w:rFonts w:ascii="Times New Roman"/>
        </w:rPr>
        <w:t>在此时最小，故选取</w:t>
      </w:r>
      <w:r w:rsidRPr="00823267">
        <w:rPr>
          <w:rFonts w:ascii="Times New Roman" w:hAnsi="Times New Roman"/>
        </w:rPr>
        <w:t>1</w:t>
      </w:r>
      <w:r w:rsidRPr="00823267">
        <w:rPr>
          <w:rFonts w:ascii="Times New Roman"/>
        </w:rPr>
        <w:t>号点，不更新</w:t>
      </w:r>
      <w:r w:rsidRPr="00823267">
        <w:rPr>
          <w:rFonts w:ascii="Times New Roman" w:hAnsi="Times New Roman"/>
        </w:rPr>
        <w:t>2</w:t>
      </w:r>
      <w:r w:rsidRPr="00823267">
        <w:rPr>
          <w:rFonts w:ascii="Times New Roman"/>
        </w:rPr>
        <w:t>号点。</w:t>
      </w:r>
    </w:p>
    <w:p w:rsidR="00C453AB" w:rsidRPr="00823267" w:rsidRDefault="00C453AB" w:rsidP="00C453AB">
      <w:pPr>
        <w:pStyle w:val="22"/>
        <w:rPr>
          <w:rFonts w:ascii="Times New Roman" w:hAnsi="Times New Roman"/>
        </w:rPr>
      </w:pPr>
      <w:r w:rsidRPr="00823267">
        <w:rPr>
          <w:rFonts w:ascii="Times New Roman"/>
        </w:rPr>
        <w:t>第五次即选择最后的</w:t>
      </w:r>
      <w:r w:rsidRPr="00823267">
        <w:rPr>
          <w:rFonts w:ascii="Times New Roman" w:hAnsi="Times New Roman"/>
        </w:rPr>
        <w:t>2</w:t>
      </w:r>
      <w:r w:rsidRPr="00823267">
        <w:rPr>
          <w:rFonts w:ascii="Times New Roman"/>
        </w:rPr>
        <w:t>号点</w:t>
      </w:r>
      <w:r w:rsidR="002C2D0B" w:rsidRPr="00823267">
        <w:rPr>
          <w:rFonts w:ascii="Times New Roman"/>
        </w:rPr>
        <w:t>，</w:t>
      </w:r>
      <m:oMath>
        <m:r>
          <w:rPr>
            <w:rFonts w:ascii="Cambria Math" w:hAnsi="Cambria Math"/>
          </w:rPr>
          <m:t>d</m:t>
        </m:r>
        <m:r>
          <w:rPr>
            <w:rFonts w:ascii="Cambria Math" w:hAnsi="Times New Roman"/>
          </w:rPr>
          <m:t>[2]=21</m:t>
        </m:r>
      </m:oMath>
      <w:r w:rsidRPr="00823267">
        <w:rPr>
          <w:rFonts w:ascii="Times New Roman"/>
        </w:rPr>
        <w:t>。</w:t>
      </w:r>
    </w:p>
    <w:p w:rsidR="00C453AB" w:rsidRPr="00823267" w:rsidRDefault="00C453AB" w:rsidP="00C453AB">
      <w:pPr>
        <w:pStyle w:val="22"/>
        <w:rPr>
          <w:rFonts w:ascii="Times New Roman" w:hAnsi="Times New Roman"/>
        </w:rPr>
      </w:pPr>
      <w:r w:rsidRPr="00823267">
        <w:rPr>
          <w:rFonts w:ascii="Times New Roman"/>
        </w:rPr>
        <w:t>故最后结果为</w:t>
      </w:r>
      <m:oMath>
        <m:r>
          <w:rPr>
            <w:rFonts w:ascii="Cambria Math" w:hAnsi="Cambria Math"/>
          </w:rPr>
          <m:t>d</m:t>
        </m:r>
        <m:r>
          <w:rPr>
            <w:rFonts w:ascii="Cambria Math" w:hAnsi="Times New Roman"/>
          </w:rPr>
          <m:t>[1]=20</m:t>
        </m:r>
        <m:r>
          <m:rPr>
            <m:sty m:val="p"/>
          </m:rPr>
          <w:rPr>
            <w:rFonts w:ascii="Times New Roman" w:hAnsi="Cambria Math"/>
          </w:rPr>
          <m:t>，</m:t>
        </m:r>
        <m:r>
          <w:rPr>
            <w:rFonts w:ascii="Cambria Math" w:hAnsi="Cambria Math"/>
          </w:rPr>
          <m:t>d</m:t>
        </m:r>
        <m:r>
          <w:rPr>
            <w:rFonts w:ascii="Cambria Math" w:hAnsi="Times New Roman"/>
          </w:rPr>
          <m:t>[2]=21</m:t>
        </m:r>
        <m:r>
          <m:rPr>
            <m:sty m:val="p"/>
          </m:rPr>
          <w:rPr>
            <w:rFonts w:ascii="Times New Roman" w:hAnsi="Cambria Math"/>
          </w:rPr>
          <m:t>，</m:t>
        </m:r>
        <m:r>
          <w:rPr>
            <w:rFonts w:ascii="Cambria Math" w:hAnsi="Cambria Math"/>
          </w:rPr>
          <m:t>d</m:t>
        </m:r>
        <m:r>
          <w:rPr>
            <w:rFonts w:ascii="Cambria Math" w:hAnsi="Times New Roman"/>
          </w:rPr>
          <m:t>[3]=11</m:t>
        </m:r>
        <m:r>
          <m:rPr>
            <m:sty m:val="p"/>
          </m:rPr>
          <w:rPr>
            <w:rFonts w:ascii="Times New Roman" w:hAnsi="Cambria Math"/>
          </w:rPr>
          <m:t>，</m:t>
        </m:r>
        <m:r>
          <w:rPr>
            <w:rFonts w:ascii="Cambria Math" w:hAnsi="Cambria Math"/>
          </w:rPr>
          <m:t>d</m:t>
        </m:r>
        <m:r>
          <w:rPr>
            <w:rFonts w:ascii="Cambria Math" w:hAnsi="Times New Roman"/>
          </w:rPr>
          <m:t>[4]=6</m:t>
        </m:r>
        <m:r>
          <m:rPr>
            <m:sty m:val="p"/>
          </m:rPr>
          <w:rPr>
            <w:rFonts w:ascii="Times New Roman" w:hAnsi="Cambria Math"/>
          </w:rPr>
          <m:t>，</m:t>
        </m:r>
        <m:r>
          <w:rPr>
            <w:rFonts w:ascii="Cambria Math" w:hAnsi="Cambria Math"/>
          </w:rPr>
          <m:t>d</m:t>
        </m:r>
        <m:r>
          <w:rPr>
            <w:rFonts w:ascii="Cambria Math" w:hAnsi="Times New Roman"/>
          </w:rPr>
          <m:t>[5]=0</m:t>
        </m:r>
      </m:oMath>
      <w:r w:rsidR="002C2D0B" w:rsidRPr="00823267">
        <w:rPr>
          <w:rFonts w:ascii="Times New Roman"/>
        </w:rPr>
        <w:t>，</w:t>
      </w:r>
      <m:oMath>
        <m:r>
          <w:rPr>
            <w:rFonts w:ascii="Cambria Math" w:hAnsi="Cambria Math"/>
          </w:rPr>
          <m:t>d</m:t>
        </m:r>
        <m:r>
          <w:rPr>
            <w:rFonts w:ascii="Cambria Math" w:hAnsi="Times New Roman"/>
          </w:rPr>
          <m:t>[6]=9</m:t>
        </m:r>
      </m:oMath>
      <w:r w:rsidR="002C2D0B" w:rsidRPr="00823267">
        <w:rPr>
          <w:rFonts w:ascii="Times New Roman"/>
        </w:rPr>
        <w:t>，即</w:t>
      </w:r>
      <w:r w:rsidR="002C2D0B" w:rsidRPr="00823267">
        <w:rPr>
          <w:rFonts w:ascii="Times New Roman" w:hAnsi="Times New Roman"/>
        </w:rPr>
        <w:t>5</w:t>
      </w:r>
      <w:r w:rsidR="002C2D0B" w:rsidRPr="00823267">
        <w:rPr>
          <w:rFonts w:ascii="Times New Roman"/>
        </w:rPr>
        <w:t>号点到各个点的距离。</w:t>
      </w:r>
    </w:p>
    <w:p w:rsidR="00ED01CE" w:rsidRPr="00823267" w:rsidRDefault="00ED01CE" w:rsidP="00C929F7">
      <w:pPr>
        <w:pStyle w:val="22"/>
        <w:rPr>
          <w:rFonts w:ascii="Times New Roman" w:hAnsi="Times New Roman"/>
        </w:rPr>
      </w:pPr>
      <w:r w:rsidRPr="00823267">
        <w:rPr>
          <w:rFonts w:ascii="Times New Roman" w:hAnsi="Times New Roman"/>
        </w:rPr>
        <w:t>该经典算法仅仅以长度为判断指标，后面将对该算法进行相应的改进，以求解本文所提出的问题。</w:t>
      </w:r>
    </w:p>
    <w:p w:rsidR="00320DBE" w:rsidRPr="00840B48" w:rsidRDefault="00320DBE" w:rsidP="00BA18C5">
      <w:pPr>
        <w:pStyle w:val="20"/>
        <w:rPr>
          <w:rFonts w:ascii="Times New Roman" w:hAnsi="Times New Roman"/>
          <w:szCs w:val="28"/>
        </w:rPr>
      </w:pPr>
      <w:bookmarkStart w:id="38" w:name="_Toc484106719"/>
      <w:r w:rsidRPr="00217DA1">
        <w:rPr>
          <w:rStyle w:val="2Char"/>
          <w:rFonts w:ascii="Times New Roman" w:hAnsi="Times New Roman"/>
          <w:b w:val="0"/>
          <w:bCs/>
          <w:sz w:val="28"/>
        </w:rPr>
        <w:t xml:space="preserve">3.2  </w:t>
      </w:r>
      <w:r w:rsidRPr="00BA18C5">
        <w:rPr>
          <w:rStyle w:val="2Char"/>
          <w:rFonts w:hint="eastAsia"/>
          <w:b w:val="0"/>
          <w:bCs/>
          <w:sz w:val="28"/>
        </w:rPr>
        <w:t>深度</w:t>
      </w:r>
      <w:r w:rsidR="00036607" w:rsidRPr="00BA18C5">
        <w:rPr>
          <w:rStyle w:val="2Char"/>
          <w:rFonts w:hint="eastAsia"/>
          <w:b w:val="0"/>
          <w:bCs/>
          <w:sz w:val="28"/>
        </w:rPr>
        <w:t>遍历</w:t>
      </w:r>
      <w:r w:rsidRPr="00BA18C5">
        <w:rPr>
          <w:rStyle w:val="2Char"/>
          <w:rFonts w:hint="eastAsia"/>
          <w:b w:val="0"/>
          <w:bCs/>
          <w:sz w:val="28"/>
        </w:rPr>
        <w:t>搜索</w:t>
      </w:r>
      <w:r w:rsidRPr="00840B48">
        <w:rPr>
          <w:rStyle w:val="2Char"/>
          <w:rFonts w:ascii="Times New Roman" w:hAnsi="Times New Roman"/>
          <w:b w:val="0"/>
          <w:bCs/>
          <w:sz w:val="28"/>
        </w:rPr>
        <w:t>DFS</w:t>
      </w:r>
      <w:bookmarkEnd w:id="38"/>
    </w:p>
    <w:p w:rsidR="00320DBE" w:rsidRPr="00320DBE" w:rsidRDefault="00320DBE" w:rsidP="00320DBE">
      <w:pPr>
        <w:pStyle w:val="22"/>
        <w:rPr>
          <w:rFonts w:ascii="Times New Roman"/>
        </w:rPr>
      </w:pPr>
      <w:r w:rsidRPr="00320DBE">
        <w:rPr>
          <w:rFonts w:ascii="Times New Roman" w:hint="eastAsia"/>
        </w:rPr>
        <w:t>事实上，深度优先搜索</w:t>
      </w:r>
      <w:r w:rsidR="00560066">
        <w:rPr>
          <w:rFonts w:ascii="Times New Roman" w:hint="eastAsia"/>
        </w:rPr>
        <w:t>（</w:t>
      </w:r>
      <w:r w:rsidR="00560066">
        <w:rPr>
          <w:rFonts w:ascii="Times New Roman" w:hint="eastAsia"/>
        </w:rPr>
        <w:t>DFS</w:t>
      </w:r>
      <w:r w:rsidR="00560066">
        <w:rPr>
          <w:rFonts w:ascii="Times New Roman" w:hint="eastAsia"/>
        </w:rPr>
        <w:t>，</w:t>
      </w:r>
      <w:r w:rsidR="00560066">
        <w:rPr>
          <w:rFonts w:ascii="Times New Roman" w:hint="eastAsia"/>
        </w:rPr>
        <w:t>Depth First Search</w:t>
      </w:r>
      <w:r w:rsidR="00560066">
        <w:rPr>
          <w:rFonts w:ascii="Times New Roman" w:hint="eastAsia"/>
        </w:rPr>
        <w:t>）</w:t>
      </w:r>
      <w:r w:rsidRPr="00320DBE">
        <w:rPr>
          <w:rFonts w:ascii="Times New Roman" w:hint="eastAsia"/>
        </w:rPr>
        <w:t>属于图算法的一种</w:t>
      </w:r>
      <w:r w:rsidR="00D15A0D" w:rsidRPr="008537EE">
        <w:rPr>
          <w:rFonts w:ascii="Times New Roman" w:hAnsi="Times New Roman" w:hint="eastAsia"/>
          <w:vertAlign w:val="superscript"/>
        </w:rPr>
        <w:t>[8]</w:t>
      </w:r>
      <w:r w:rsidRPr="00320DBE">
        <w:rPr>
          <w:rFonts w:ascii="Times New Roman" w:hint="eastAsia"/>
        </w:rPr>
        <w:t>，其过程简要来说是对每一个可能的分支路径深入到不能再深入为止，而且每个节点只能访问一次</w:t>
      </w:r>
      <w:r>
        <w:rPr>
          <w:rFonts w:ascii="Times New Roman" w:hint="eastAsia"/>
        </w:rPr>
        <w:t>。</w:t>
      </w:r>
      <w:r w:rsidR="00632459">
        <w:rPr>
          <w:rFonts w:ascii="Times New Roman" w:hint="eastAsia"/>
        </w:rPr>
        <w:t>该算法常用于暴力搜索、迷宫搜索以及树的遍历等。</w:t>
      </w:r>
    </w:p>
    <w:p w:rsidR="00543D26" w:rsidRDefault="00320DBE" w:rsidP="00320DBE">
      <w:pPr>
        <w:pStyle w:val="22"/>
        <w:rPr>
          <w:rFonts w:ascii="Times New Roman"/>
        </w:rPr>
      </w:pPr>
      <w:r w:rsidRPr="00320DBE">
        <w:rPr>
          <w:rFonts w:ascii="Times New Roman" w:hint="eastAsia"/>
        </w:rPr>
        <w:t>举例说明之：</w:t>
      </w:r>
      <w:r w:rsidR="0056533A">
        <w:rPr>
          <w:rFonts w:ascii="Times New Roman" w:hint="eastAsia"/>
        </w:rPr>
        <w:t>如图</w:t>
      </w:r>
      <w:r w:rsidR="0056533A">
        <w:rPr>
          <w:rFonts w:ascii="Times New Roman" w:hint="eastAsia"/>
        </w:rPr>
        <w:t>3-</w:t>
      </w:r>
      <w:r w:rsidR="00C62C53">
        <w:rPr>
          <w:rFonts w:ascii="Times New Roman" w:hint="eastAsia"/>
        </w:rPr>
        <w:t>2</w:t>
      </w:r>
      <w:r w:rsidRPr="00320DBE">
        <w:rPr>
          <w:rFonts w:ascii="Times New Roman" w:hint="eastAsia"/>
        </w:rPr>
        <w:t>是一个无向图，如果我们从</w:t>
      </w:r>
      <w:r w:rsidRPr="00320DBE">
        <w:rPr>
          <w:rFonts w:ascii="Times New Roman" w:hint="eastAsia"/>
        </w:rPr>
        <w:t>A</w:t>
      </w:r>
      <w:r w:rsidRPr="00320DBE">
        <w:rPr>
          <w:rFonts w:ascii="Times New Roman" w:hint="eastAsia"/>
        </w:rPr>
        <w:t>点发起深度优先搜索（以下的</w:t>
      </w:r>
      <w:r w:rsidRPr="00320DBE">
        <w:rPr>
          <w:rFonts w:ascii="Times New Roman" w:hint="eastAsia"/>
        </w:rPr>
        <w:lastRenderedPageBreak/>
        <w:t>访问次序并不是唯一的，第二个点既可以是</w:t>
      </w:r>
      <w:r w:rsidRPr="00320DBE">
        <w:rPr>
          <w:rFonts w:ascii="Times New Roman" w:hint="eastAsia"/>
        </w:rPr>
        <w:t>B</w:t>
      </w:r>
      <w:r w:rsidRPr="00320DBE">
        <w:rPr>
          <w:rFonts w:ascii="Times New Roman" w:hint="eastAsia"/>
        </w:rPr>
        <w:t>也可以是</w:t>
      </w:r>
      <w:r w:rsidR="00B77DBB">
        <w:rPr>
          <w:rFonts w:ascii="Times New Roman" w:hint="eastAsia"/>
        </w:rPr>
        <w:t>C</w:t>
      </w:r>
      <w:r w:rsidR="00B77DBB">
        <w:rPr>
          <w:rFonts w:ascii="Times New Roman" w:hint="eastAsia"/>
        </w:rPr>
        <w:t>，</w:t>
      </w:r>
      <w:r w:rsidRPr="00320DBE">
        <w:rPr>
          <w:rFonts w:ascii="Times New Roman" w:hint="eastAsia"/>
        </w:rPr>
        <w:t>D</w:t>
      </w:r>
      <w:r w:rsidRPr="00320DBE">
        <w:rPr>
          <w:rFonts w:ascii="Times New Roman" w:hint="eastAsia"/>
        </w:rPr>
        <w:t>），则我们可能得到如下的一个访问过程：</w:t>
      </w:r>
      <m:oMath>
        <m:r>
          <m:rPr>
            <m:nor/>
          </m:rPr>
          <w:rPr>
            <w:rFonts w:ascii="Cambria Math" w:hAnsi="Cambria Math" w:hint="eastAsia"/>
          </w:rPr>
          <m:t>A</m:t>
        </m:r>
        <m:r>
          <m:rPr>
            <m:nor/>
          </m:rPr>
          <w:rPr>
            <w:rFonts w:ascii="Cambria Math" w:eastAsia="MS Mincho" w:hAnsi="Cambria Math" w:cs="MS Mincho"/>
          </w:rPr>
          <m:t>→</m:t>
        </m:r>
        <m:r>
          <m:rPr>
            <m:nor/>
          </m:rPr>
          <w:rPr>
            <w:rFonts w:ascii="Cambria Math" w:hAnsi="Cambria Math" w:hint="eastAsia"/>
          </w:rPr>
          <m:t>B</m:t>
        </m:r>
        <m:r>
          <m:rPr>
            <m:nor/>
          </m:rPr>
          <w:rPr>
            <w:rFonts w:ascii="Cambria Math" w:eastAsia="MS Mincho" w:hAnsi="Cambria Math" w:cs="MS Mincho"/>
          </w:rPr>
          <m:t>→</m:t>
        </m:r>
        <m:r>
          <m:rPr>
            <m:nor/>
          </m:rPr>
          <w:rPr>
            <w:rFonts w:ascii="Cambria Math" w:hAnsi="Cambria Math" w:hint="eastAsia"/>
          </w:rPr>
          <m:t>E</m:t>
        </m:r>
      </m:oMath>
      <w:r w:rsidRPr="00320DBE">
        <w:rPr>
          <w:rFonts w:ascii="Times New Roman" w:hint="eastAsia"/>
        </w:rPr>
        <w:t>（没有路了！回溯到</w:t>
      </w:r>
      <w:r w:rsidR="003A233E">
        <w:rPr>
          <w:rFonts w:ascii="Times New Roman" w:hint="eastAsia"/>
        </w:rPr>
        <w:t>A</w:t>
      </w:r>
      <w:r w:rsidR="003A233E">
        <w:rPr>
          <w:rFonts w:ascii="Times New Roman" w:hint="eastAsia"/>
        </w:rPr>
        <w:t>）</w:t>
      </w:r>
      <m:oMath>
        <m:r>
          <m:rPr>
            <m:nor/>
          </m:rPr>
          <w:rPr>
            <w:rFonts w:ascii="Cambria Math" w:eastAsia="MS Mincho" w:hAnsi="Cambria Math" w:cs="MS Mincho"/>
          </w:rPr>
          <m:t>→</m:t>
        </m:r>
      </m:oMath>
      <w:r w:rsidR="003A233E">
        <w:rPr>
          <w:rFonts w:ascii="Times New Roman" w:hint="eastAsia"/>
        </w:rPr>
        <w:t>C</w:t>
      </w:r>
      <m:oMath>
        <m:r>
          <m:rPr>
            <m:nor/>
          </m:rPr>
          <w:rPr>
            <w:rFonts w:ascii="Cambria Math" w:eastAsia="MS Mincho" w:hAnsi="Cambria Math" w:cs="MS Mincho"/>
          </w:rPr>
          <m:t>→</m:t>
        </m:r>
      </m:oMath>
      <w:r w:rsidR="003A233E">
        <w:rPr>
          <w:rFonts w:ascii="Times New Roman" w:hint="eastAsia"/>
        </w:rPr>
        <w:t>F</w:t>
      </w:r>
      <m:oMath>
        <m:r>
          <m:rPr>
            <m:nor/>
          </m:rPr>
          <w:rPr>
            <w:rFonts w:ascii="Cambria Math" w:eastAsia="MS Mincho" w:hAnsi="Cambria Math" w:cs="MS Mincho"/>
          </w:rPr>
          <m:t>→</m:t>
        </m:r>
      </m:oMath>
      <w:r w:rsidR="003A233E">
        <w:rPr>
          <w:rFonts w:ascii="Times New Roman" w:hint="eastAsia"/>
        </w:rPr>
        <w:t>H</w:t>
      </w:r>
      <m:oMath>
        <m:r>
          <m:rPr>
            <m:nor/>
          </m:rPr>
          <w:rPr>
            <w:rFonts w:ascii="Cambria Math" w:eastAsia="MS Mincho" w:hAnsi="Cambria Math" w:cs="MS Mincho"/>
          </w:rPr>
          <m:t>→</m:t>
        </m:r>
      </m:oMath>
      <w:r w:rsidR="003A233E">
        <w:rPr>
          <w:rFonts w:ascii="Times New Roman" w:hint="eastAsia"/>
        </w:rPr>
        <w:t>G</w:t>
      </w:r>
      <m:oMath>
        <m:r>
          <m:rPr>
            <m:nor/>
          </m:rPr>
          <w:rPr>
            <w:rFonts w:ascii="Cambria Math" w:eastAsia="MS Mincho" w:hAnsi="Cambria Math" w:cs="MS Mincho"/>
          </w:rPr>
          <m:t>→</m:t>
        </m:r>
      </m:oMath>
      <w:r w:rsidRPr="00320DBE">
        <w:rPr>
          <w:rFonts w:ascii="Times New Roman" w:hint="eastAsia"/>
        </w:rPr>
        <w:t>D</w:t>
      </w:r>
      <w:r w:rsidRPr="00320DBE">
        <w:rPr>
          <w:rFonts w:ascii="Times New Roman" w:hint="eastAsia"/>
        </w:rPr>
        <w:t>（没有路，最终回溯到</w:t>
      </w:r>
      <w:r w:rsidRPr="00320DBE">
        <w:rPr>
          <w:rFonts w:ascii="Times New Roman" w:hint="eastAsia"/>
        </w:rPr>
        <w:t>A</w:t>
      </w:r>
      <w:r w:rsidR="00BD4BAB">
        <w:rPr>
          <w:rFonts w:ascii="Times New Roman" w:hint="eastAsia"/>
        </w:rPr>
        <w:t>，</w:t>
      </w:r>
      <w:r w:rsidRPr="00320DBE">
        <w:rPr>
          <w:rFonts w:ascii="Times New Roman" w:hint="eastAsia"/>
        </w:rPr>
        <w:t>A</w:t>
      </w:r>
      <w:r w:rsidRPr="00320DBE">
        <w:rPr>
          <w:rFonts w:ascii="Times New Roman" w:hint="eastAsia"/>
        </w:rPr>
        <w:t>也没有未访问的相邻节点，本次搜索结束）</w:t>
      </w:r>
      <w:r w:rsidR="00543D26">
        <w:rPr>
          <w:rFonts w:ascii="Times New Roman" w:hint="eastAsia"/>
        </w:rPr>
        <w:t>。</w:t>
      </w:r>
    </w:p>
    <w:p w:rsidR="00543D26" w:rsidRDefault="00543D26" w:rsidP="00C62C53">
      <w:pPr>
        <w:pStyle w:val="22"/>
        <w:rPr>
          <w:rFonts w:ascii="Times New Roman"/>
        </w:rPr>
      </w:pPr>
      <w:r>
        <w:rPr>
          <w:rFonts w:ascii="Times New Roman" w:hint="eastAsia"/>
        </w:rPr>
        <w:t>对于</w:t>
      </w:r>
      <w:r>
        <w:rPr>
          <w:rFonts w:ascii="Times New Roman" w:hint="eastAsia"/>
        </w:rPr>
        <w:t>DFS</w:t>
      </w:r>
      <w:r>
        <w:rPr>
          <w:rFonts w:ascii="Times New Roman" w:hint="eastAsia"/>
        </w:rPr>
        <w:t>算法，其很容易陷入局部搜索，尤其是对应规模特别大的图。故需要增加一些剪枝、路径选择等优化算法，增加搜索的效率。</w:t>
      </w:r>
      <w:r w:rsidR="00320DBE" w:rsidRPr="00320DBE">
        <w:rPr>
          <w:rFonts w:ascii="Times New Roman" w:hint="eastAsia"/>
        </w:rPr>
        <w:t>.</w:t>
      </w:r>
    </w:p>
    <w:p w:rsidR="00ED01CE" w:rsidRPr="00ED01CE" w:rsidRDefault="00C62C53" w:rsidP="0056533A">
      <w:pPr>
        <w:pStyle w:val="22"/>
        <w:jc w:val="center"/>
        <w:rPr>
          <w:rFonts w:ascii="Times New Roman"/>
        </w:rPr>
      </w:pPr>
      <w:r>
        <w:rPr>
          <w:rFonts w:ascii="Times New Roman" w:hint="eastAsia"/>
          <w:noProof/>
          <w:color w:val="FF0000"/>
        </w:rPr>
        <w:drawing>
          <wp:inline distT="0" distB="0" distL="0" distR="0">
            <wp:extent cx="3336625" cy="2102818"/>
            <wp:effectExtent l="19050" t="0" r="0" b="0"/>
            <wp:docPr id="22" name="图片 21" descr="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s.png"/>
                    <pic:cNvPicPr/>
                  </pic:nvPicPr>
                  <pic:blipFill>
                    <a:blip r:embed="rId24" cstate="print"/>
                    <a:srcRect t="8500" b="4489"/>
                    <a:stretch>
                      <a:fillRect/>
                    </a:stretch>
                  </pic:blipFill>
                  <pic:spPr>
                    <a:xfrm>
                      <a:off x="0" y="0"/>
                      <a:ext cx="3338138" cy="2103772"/>
                    </a:xfrm>
                    <a:prstGeom prst="rect">
                      <a:avLst/>
                    </a:prstGeom>
                  </pic:spPr>
                </pic:pic>
              </a:graphicData>
            </a:graphic>
          </wp:inline>
        </w:drawing>
      </w:r>
    </w:p>
    <w:p w:rsidR="0056533A" w:rsidRDefault="0056533A" w:rsidP="00D1036A">
      <w:pPr>
        <w:adjustRightInd w:val="0"/>
        <w:snapToGrid w:val="0"/>
        <w:spacing w:afterLines="50" w:line="360" w:lineRule="auto"/>
        <w:jc w:val="center"/>
        <w:rPr>
          <w:kern w:val="0"/>
          <w:szCs w:val="21"/>
        </w:rPr>
      </w:pPr>
      <w:r w:rsidRPr="005918BE">
        <w:rPr>
          <w:rFonts w:hint="eastAsia"/>
          <w:kern w:val="0"/>
          <w:szCs w:val="21"/>
        </w:rPr>
        <w:t>图</w:t>
      </w:r>
      <w:r>
        <w:rPr>
          <w:rFonts w:hint="eastAsia"/>
          <w:kern w:val="0"/>
          <w:szCs w:val="21"/>
        </w:rPr>
        <w:t>3</w:t>
      </w:r>
      <w:r w:rsidRPr="005918BE">
        <w:rPr>
          <w:rFonts w:hint="eastAsia"/>
          <w:kern w:val="0"/>
          <w:szCs w:val="21"/>
        </w:rPr>
        <w:t>-</w:t>
      </w:r>
      <w:r w:rsidR="008537EE">
        <w:rPr>
          <w:rFonts w:hint="eastAsia"/>
          <w:kern w:val="0"/>
          <w:szCs w:val="21"/>
        </w:rPr>
        <w:t>2</w:t>
      </w:r>
      <w:r w:rsidRPr="005918BE">
        <w:rPr>
          <w:rFonts w:hint="eastAsia"/>
          <w:kern w:val="0"/>
          <w:szCs w:val="21"/>
        </w:rPr>
        <w:t xml:space="preserve">  </w:t>
      </w:r>
      <w:r w:rsidR="00560066">
        <w:rPr>
          <w:rFonts w:hint="eastAsia"/>
          <w:kern w:val="0"/>
          <w:szCs w:val="21"/>
        </w:rPr>
        <w:t>DFS</w:t>
      </w:r>
      <w:r w:rsidR="00560066">
        <w:rPr>
          <w:rFonts w:hint="eastAsia"/>
          <w:kern w:val="0"/>
          <w:szCs w:val="21"/>
        </w:rPr>
        <w:t>算法的演示</w:t>
      </w:r>
      <w:r>
        <w:rPr>
          <w:rFonts w:hint="eastAsia"/>
          <w:kern w:val="0"/>
          <w:szCs w:val="21"/>
        </w:rPr>
        <w:t>图</w:t>
      </w:r>
    </w:p>
    <w:p w:rsidR="00036607" w:rsidRPr="00BA18C5" w:rsidRDefault="00036607" w:rsidP="00BA18C5">
      <w:pPr>
        <w:pStyle w:val="20"/>
        <w:rPr>
          <w:szCs w:val="28"/>
        </w:rPr>
      </w:pPr>
      <w:bookmarkStart w:id="39" w:name="_Toc484106720"/>
      <w:r w:rsidRPr="00217DA1">
        <w:rPr>
          <w:rStyle w:val="2Char"/>
          <w:rFonts w:ascii="Times New Roman" w:hAnsi="Times New Roman"/>
          <w:b w:val="0"/>
          <w:bCs/>
          <w:sz w:val="28"/>
        </w:rPr>
        <w:t xml:space="preserve">3.3  </w:t>
      </w:r>
      <w:r w:rsidRPr="00BA18C5">
        <w:rPr>
          <w:rStyle w:val="2Char"/>
          <w:rFonts w:hint="eastAsia"/>
          <w:b w:val="0"/>
          <w:bCs/>
          <w:sz w:val="28"/>
        </w:rPr>
        <w:t>贪心算法</w:t>
      </w:r>
      <w:bookmarkEnd w:id="39"/>
    </w:p>
    <w:p w:rsidR="00036607" w:rsidRPr="00036607" w:rsidRDefault="00036607" w:rsidP="00036607">
      <w:pPr>
        <w:pStyle w:val="22"/>
      </w:pPr>
      <w:r w:rsidRPr="00036607">
        <w:t>贪心算法（又称贪婪算法）是指，在对</w:t>
      </w:r>
      <w:r>
        <w:rPr>
          <w:rFonts w:hint="eastAsia"/>
        </w:rPr>
        <w:t>问题求解</w:t>
      </w:r>
      <w:r w:rsidRPr="00036607">
        <w:t>时，总是做出在当前看来是最好的选择</w:t>
      </w:r>
      <w:r w:rsidR="00D15A0D" w:rsidRPr="008537EE">
        <w:rPr>
          <w:rFonts w:ascii="Times New Roman" w:hAnsi="Times New Roman" w:hint="eastAsia"/>
          <w:vertAlign w:val="superscript"/>
        </w:rPr>
        <w:t>[9]</w:t>
      </w:r>
      <w:r w:rsidR="002916F7">
        <w:rPr>
          <w:rFonts w:hint="eastAsia"/>
        </w:rPr>
        <w:t>的一种策略。</w:t>
      </w:r>
      <w:r w:rsidRPr="00036607">
        <w:t>也就是说，不从整体最优上加以考虑，他所做出的是在某种意义上的局部</w:t>
      </w:r>
      <w:r>
        <w:t>最</w:t>
      </w:r>
      <w:r>
        <w:rPr>
          <w:rFonts w:hint="eastAsia"/>
        </w:rPr>
        <w:t>优解</w:t>
      </w:r>
      <w:r w:rsidRPr="00036607">
        <w:t>。</w:t>
      </w:r>
    </w:p>
    <w:p w:rsidR="00036607" w:rsidRPr="00036607" w:rsidRDefault="00036607" w:rsidP="00036607">
      <w:pPr>
        <w:pStyle w:val="22"/>
      </w:pPr>
      <w:r w:rsidRPr="00036607">
        <w:t>贪心算法不是对所有问题都能得到整体最优解，关键是贪心策略的选择，选择的贪心策略必须具备无后效性，即某个状态以前的过程不会影响以后的状态，只与当前状态有关</w:t>
      </w:r>
      <w:r w:rsidR="008537EE" w:rsidRPr="00036607">
        <w:rPr>
          <w:vertAlign w:val="superscript"/>
        </w:rPr>
        <w:t>[1]</w:t>
      </w:r>
      <w:r w:rsidRPr="00036607">
        <w:t>。</w:t>
      </w:r>
      <w:bookmarkStart w:id="40" w:name="ref_[1]_298415"/>
      <w:r w:rsidRPr="00036607">
        <w:t> </w:t>
      </w:r>
      <w:bookmarkEnd w:id="40"/>
    </w:p>
    <w:p w:rsidR="00CD2530" w:rsidRPr="00E5019C" w:rsidRDefault="00036607" w:rsidP="00036607">
      <w:pPr>
        <w:pStyle w:val="22"/>
        <w:rPr>
          <w:noProof/>
        </w:rPr>
      </w:pPr>
      <w:r w:rsidRPr="00036607">
        <w:rPr>
          <w:rFonts w:ascii="Times New Roman"/>
        </w:rPr>
        <w:t xml:space="preserve"> </w:t>
      </w:r>
      <w:r w:rsidR="00E5019C">
        <w:br w:type="page"/>
      </w:r>
    </w:p>
    <w:p w:rsidR="00C941EB" w:rsidRPr="00CF76E2" w:rsidRDefault="00C941EB" w:rsidP="00D15A0D">
      <w:pPr>
        <w:pStyle w:val="10"/>
        <w:keepNext w:val="0"/>
        <w:keepLines w:val="0"/>
        <w:pageBreakBefore/>
        <w:ind w:left="0" w:firstLineChars="0" w:firstLine="0"/>
        <w:rPr>
          <w:rFonts w:hAnsi="黑体"/>
          <w:szCs w:val="32"/>
        </w:rPr>
      </w:pPr>
      <w:bookmarkStart w:id="41" w:name="_Toc484106721"/>
      <w:r w:rsidRPr="00CB063E">
        <w:lastRenderedPageBreak/>
        <w:t>第</w:t>
      </w:r>
      <w:r>
        <w:rPr>
          <w:rFonts w:hint="eastAsia"/>
        </w:rPr>
        <w:t>4</w:t>
      </w:r>
      <w:r w:rsidRPr="00CB063E">
        <w:t xml:space="preserve">章  </w:t>
      </w:r>
      <w:r w:rsidR="004E53E4" w:rsidRPr="004E53E4">
        <w:rPr>
          <w:rFonts w:hint="eastAsia"/>
        </w:rPr>
        <w:t>经过指定节点集且重叠边尽可能少的寻路算法</w:t>
      </w:r>
      <w:bookmarkEnd w:id="41"/>
    </w:p>
    <w:p w:rsidR="00C941EB" w:rsidRDefault="00C941EB" w:rsidP="00BA18C5">
      <w:pPr>
        <w:pStyle w:val="20"/>
        <w:rPr>
          <w:rStyle w:val="2Char"/>
          <w:b w:val="0"/>
          <w:bCs/>
          <w:sz w:val="28"/>
        </w:rPr>
      </w:pPr>
      <w:bookmarkStart w:id="42" w:name="_Toc484106722"/>
      <w:r w:rsidRPr="00217DA1">
        <w:rPr>
          <w:rStyle w:val="2Char"/>
          <w:rFonts w:ascii="Times New Roman" w:hAnsi="Times New Roman"/>
          <w:b w:val="0"/>
          <w:bCs/>
          <w:sz w:val="28"/>
        </w:rPr>
        <w:t xml:space="preserve">4.1  </w:t>
      </w:r>
      <w:r w:rsidR="005A3ACE">
        <w:rPr>
          <w:rStyle w:val="2Char"/>
          <w:rFonts w:hint="eastAsia"/>
          <w:b w:val="0"/>
          <w:bCs/>
          <w:sz w:val="28"/>
        </w:rPr>
        <w:t>寻路</w:t>
      </w:r>
      <w:r w:rsidRPr="00BA18C5">
        <w:rPr>
          <w:rStyle w:val="2Char"/>
          <w:rFonts w:hint="eastAsia"/>
          <w:b w:val="0"/>
          <w:bCs/>
          <w:sz w:val="28"/>
        </w:rPr>
        <w:t>算法描述</w:t>
      </w:r>
      <w:bookmarkEnd w:id="42"/>
    </w:p>
    <w:p w:rsidR="005A3ACE" w:rsidRPr="00C62C53" w:rsidRDefault="005A3ACE" w:rsidP="00C62C53">
      <w:pPr>
        <w:spacing w:line="360" w:lineRule="auto"/>
        <w:ind w:firstLineChars="200" w:firstLine="480"/>
        <w:rPr>
          <w:sz w:val="24"/>
        </w:rPr>
      </w:pPr>
      <w:r w:rsidRPr="00C62C53">
        <w:rPr>
          <w:rFonts w:hint="eastAsia"/>
          <w:sz w:val="24"/>
        </w:rPr>
        <w:t>针对课题所需解决的问题，我们提出了一个算法，并命名该算法为“经过指定节点集且重叠边尽可能少的寻路算法”。为了方便，以下皆简称寻路算法。</w:t>
      </w:r>
    </w:p>
    <w:p w:rsidR="007906CC" w:rsidRPr="007906CC" w:rsidRDefault="00C941EB" w:rsidP="007906CC">
      <w:pPr>
        <w:pStyle w:val="3"/>
        <w:rPr>
          <w:b/>
          <w:bCs w:val="0"/>
        </w:rPr>
      </w:pPr>
      <w:bookmarkStart w:id="43" w:name="_Toc484106723"/>
      <w:r>
        <w:rPr>
          <w:rFonts w:hint="eastAsia"/>
          <w:bCs w:val="0"/>
        </w:rPr>
        <w:t>4</w:t>
      </w:r>
      <w:r w:rsidRPr="007947CC">
        <w:rPr>
          <w:bCs w:val="0"/>
        </w:rPr>
        <w:t>.1.1</w:t>
      </w:r>
      <w:r w:rsidRPr="007947CC">
        <w:rPr>
          <w:rFonts w:hint="eastAsia"/>
          <w:bCs w:val="0"/>
        </w:rPr>
        <w:t xml:space="preserve">  </w:t>
      </w:r>
      <w:r w:rsidR="005A3ACE">
        <w:rPr>
          <w:rFonts w:hint="eastAsia"/>
          <w:bCs w:val="0"/>
        </w:rPr>
        <w:t>寻路</w:t>
      </w:r>
      <w:r>
        <w:rPr>
          <w:rFonts w:hint="eastAsia"/>
          <w:bCs w:val="0"/>
        </w:rPr>
        <w:t>算法</w:t>
      </w:r>
      <w:r w:rsidR="005A3ACE">
        <w:rPr>
          <w:rFonts w:hint="eastAsia"/>
          <w:bCs w:val="0"/>
        </w:rPr>
        <w:t>的</w:t>
      </w:r>
      <w:r>
        <w:rPr>
          <w:rFonts w:hint="eastAsia"/>
          <w:bCs w:val="0"/>
        </w:rPr>
        <w:t>整体思想</w:t>
      </w:r>
      <w:bookmarkEnd w:id="43"/>
    </w:p>
    <w:p w:rsidR="00840B48" w:rsidRDefault="00840B48" w:rsidP="00360249">
      <w:pPr>
        <w:spacing w:line="360" w:lineRule="auto"/>
        <w:ind w:firstLineChars="200" w:firstLine="480"/>
        <w:rPr>
          <w:sz w:val="24"/>
        </w:rPr>
      </w:pPr>
      <w:r>
        <w:rPr>
          <w:rFonts w:hint="eastAsia"/>
          <w:sz w:val="24"/>
        </w:rPr>
        <w:t>我们考虑到研究所要求的图中总节点数较大，最多有</w:t>
      </w:r>
      <w:r>
        <w:rPr>
          <w:rFonts w:hint="eastAsia"/>
          <w:sz w:val="24"/>
        </w:rPr>
        <w:t>1200</w:t>
      </w:r>
      <w:r>
        <w:rPr>
          <w:rFonts w:hint="eastAsia"/>
          <w:sz w:val="24"/>
        </w:rPr>
        <w:t>个，而必经点最多仅</w:t>
      </w:r>
      <w:r>
        <w:rPr>
          <w:rFonts w:hint="eastAsia"/>
          <w:sz w:val="24"/>
        </w:rPr>
        <w:t>60</w:t>
      </w:r>
      <w:r>
        <w:rPr>
          <w:rFonts w:hint="eastAsia"/>
          <w:sz w:val="24"/>
        </w:rPr>
        <w:t>个。针对这个差异，我们想到可以先进行压缩，压缩为必经点之后，子图的规模相对于原图来说较小，再利用深度搜索，能够在一个较快的时间内，得到一个可行解。</w:t>
      </w:r>
    </w:p>
    <w:p w:rsidR="007906CC" w:rsidRDefault="00840B48" w:rsidP="00360249">
      <w:pPr>
        <w:spacing w:line="360" w:lineRule="auto"/>
        <w:ind w:firstLineChars="200" w:firstLine="480"/>
        <w:rPr>
          <w:sz w:val="24"/>
        </w:rPr>
      </w:pPr>
      <w:r>
        <w:rPr>
          <w:rFonts w:hint="eastAsia"/>
          <w:sz w:val="24"/>
        </w:rPr>
        <w:t>该</w:t>
      </w:r>
      <w:r w:rsidR="00BA16F7">
        <w:rPr>
          <w:rFonts w:hint="eastAsia"/>
          <w:sz w:val="24"/>
        </w:rPr>
        <w:t>算法思想可描述为四</w:t>
      </w:r>
      <w:r w:rsidR="007906CC">
        <w:rPr>
          <w:rFonts w:hint="eastAsia"/>
          <w:sz w:val="24"/>
        </w:rPr>
        <w:t>步：</w:t>
      </w:r>
    </w:p>
    <w:p w:rsidR="007906CC" w:rsidRDefault="007906CC" w:rsidP="00360249">
      <w:pPr>
        <w:spacing w:line="360" w:lineRule="auto"/>
        <w:ind w:firstLineChars="200" w:firstLine="480"/>
        <w:rPr>
          <w:sz w:val="24"/>
        </w:rPr>
      </w:pPr>
      <w:r>
        <w:rPr>
          <w:rFonts w:hint="eastAsia"/>
          <w:sz w:val="24"/>
        </w:rPr>
        <w:t>对于图</w:t>
      </w:r>
      <m:oMath>
        <m:r>
          <w:rPr>
            <w:rFonts w:ascii="Cambria Math" w:hAnsi="Cambria Math" w:hint="eastAsia"/>
            <w:sz w:val="24"/>
          </w:rPr>
          <m:t>G=(V,E)</m:t>
        </m:r>
      </m:oMath>
      <w:r w:rsidR="00594410">
        <w:rPr>
          <w:rFonts w:hint="eastAsia"/>
          <w:sz w:val="24"/>
        </w:rPr>
        <w:t>，</w:t>
      </w:r>
      <w:r>
        <w:rPr>
          <w:rFonts w:hint="eastAsia"/>
          <w:sz w:val="24"/>
        </w:rPr>
        <w:t xml:space="preserve"> </w:t>
      </w:r>
      <w:r>
        <w:rPr>
          <w:rFonts w:hint="eastAsia"/>
          <w:sz w:val="24"/>
        </w:rPr>
        <w:t>必经点集为</w:t>
      </w:r>
      <m:oMath>
        <m:r>
          <w:rPr>
            <w:rFonts w:ascii="Cambria Math" w:hAnsi="Cambria Math" w:hint="eastAsia"/>
            <w:sz w:val="24"/>
          </w:rPr>
          <m:t>V</m:t>
        </m:r>
        <m:r>
          <w:rPr>
            <w:rFonts w:ascii="Cambria Math" w:hAnsi="Cambria Math"/>
            <w:sz w:val="24"/>
          </w:rPr>
          <m:t>’</m:t>
        </m:r>
      </m:oMath>
      <w:r w:rsidR="00594410">
        <w:rPr>
          <w:rFonts w:hint="eastAsia"/>
          <w:sz w:val="24"/>
        </w:rPr>
        <w:t>，</w:t>
      </w:r>
      <w:r w:rsidR="008537EE">
        <w:rPr>
          <w:rFonts w:hint="eastAsia"/>
          <w:sz w:val="24"/>
        </w:rPr>
        <w:t>步骤为：</w:t>
      </w:r>
    </w:p>
    <w:p w:rsidR="00BA16F7" w:rsidRDefault="00BA16F7" w:rsidP="00BE7F7B">
      <w:pPr>
        <w:spacing w:line="360" w:lineRule="auto"/>
        <w:ind w:firstLineChars="200" w:firstLine="480"/>
        <w:rPr>
          <w:sz w:val="24"/>
        </w:rPr>
      </w:pPr>
      <w:r>
        <w:rPr>
          <w:rFonts w:hint="eastAsia"/>
          <w:sz w:val="24"/>
        </w:rPr>
        <w:t>（</w:t>
      </w:r>
      <w:r>
        <w:rPr>
          <w:rFonts w:hint="eastAsia"/>
          <w:sz w:val="24"/>
        </w:rPr>
        <w:t>1</w:t>
      </w:r>
      <w:r>
        <w:rPr>
          <w:rFonts w:hint="eastAsia"/>
          <w:sz w:val="24"/>
        </w:rPr>
        <w:t>）将拓扑图数据读入相应数据结构，并进行预处理。</w:t>
      </w:r>
    </w:p>
    <w:p w:rsidR="007906CC" w:rsidRDefault="007906CC" w:rsidP="00BE7F7B">
      <w:pPr>
        <w:spacing w:line="360" w:lineRule="auto"/>
        <w:ind w:firstLineChars="200" w:firstLine="480"/>
        <w:rPr>
          <w:sz w:val="24"/>
        </w:rPr>
      </w:pPr>
      <w:r>
        <w:rPr>
          <w:rFonts w:hint="eastAsia"/>
          <w:sz w:val="24"/>
        </w:rPr>
        <w:t>（</w:t>
      </w:r>
      <w:r w:rsidR="00BA16F7">
        <w:rPr>
          <w:rFonts w:hint="eastAsia"/>
          <w:sz w:val="24"/>
        </w:rPr>
        <w:t>2</w:t>
      </w:r>
      <w:r>
        <w:rPr>
          <w:rFonts w:hint="eastAsia"/>
          <w:sz w:val="24"/>
        </w:rPr>
        <w:t>）将原图</w:t>
      </w:r>
      <w:r w:rsidR="00685F2A">
        <w:rPr>
          <w:rFonts w:hint="eastAsia"/>
          <w:sz w:val="24"/>
        </w:rPr>
        <w:t>G</w:t>
      </w:r>
      <w:r>
        <w:rPr>
          <w:rFonts w:hint="eastAsia"/>
          <w:sz w:val="24"/>
        </w:rPr>
        <w:t>通过处理，</w:t>
      </w:r>
      <w:r w:rsidR="00685F2A">
        <w:rPr>
          <w:rFonts w:hint="eastAsia"/>
          <w:sz w:val="24"/>
        </w:rPr>
        <w:t>压缩</w:t>
      </w:r>
      <w:r>
        <w:rPr>
          <w:rFonts w:hint="eastAsia"/>
          <w:sz w:val="24"/>
        </w:rPr>
        <w:t>简化为一个子图</w:t>
      </w:r>
      <w:r w:rsidR="0001089A" w:rsidRPr="008537EE">
        <w:rPr>
          <w:rFonts w:hint="eastAsia"/>
          <w:sz w:val="24"/>
          <w:vertAlign w:val="superscript"/>
        </w:rPr>
        <w:t>[9]</w:t>
      </w:r>
      <w:r>
        <w:rPr>
          <w:rFonts w:hint="eastAsia"/>
          <w:sz w:val="24"/>
        </w:rPr>
        <w:t>，该子图的</w:t>
      </w:r>
      <w:r w:rsidR="00685F2A">
        <w:rPr>
          <w:rFonts w:hint="eastAsia"/>
          <w:sz w:val="24"/>
        </w:rPr>
        <w:t>顶点集</w:t>
      </w:r>
      <w:r w:rsidR="00685F2A">
        <w:rPr>
          <w:rFonts w:hint="eastAsia"/>
          <w:sz w:val="24"/>
        </w:rPr>
        <w:t>V</w:t>
      </w:r>
      <w:r w:rsidR="00685F2A">
        <w:rPr>
          <w:rFonts w:hint="eastAsia"/>
          <w:sz w:val="24"/>
        </w:rPr>
        <w:t>仅包含起点、终点、必经点集，通过</w:t>
      </w:r>
      <w:r w:rsidR="007B6B76">
        <w:rPr>
          <w:rFonts w:hint="eastAsia"/>
          <w:sz w:val="24"/>
        </w:rPr>
        <w:t>CompressRoad</w:t>
      </w:r>
      <w:r w:rsidR="001467AF">
        <w:rPr>
          <w:rFonts w:hint="eastAsia"/>
          <w:sz w:val="24"/>
        </w:rPr>
        <w:t>操作（</w:t>
      </w:r>
      <w:r w:rsidR="00685F2A">
        <w:rPr>
          <w:rFonts w:hint="eastAsia"/>
          <w:sz w:val="24"/>
        </w:rPr>
        <w:t>修改的</w:t>
      </w:r>
      <w:r w:rsidR="004072CD">
        <w:rPr>
          <w:rFonts w:hint="eastAsia"/>
          <w:sz w:val="24"/>
        </w:rPr>
        <w:t>Dijkstra</w:t>
      </w:r>
      <w:r w:rsidR="00685F2A">
        <w:rPr>
          <w:rFonts w:hint="eastAsia"/>
          <w:sz w:val="24"/>
        </w:rPr>
        <w:t>算法</w:t>
      </w:r>
      <w:r w:rsidR="001467AF">
        <w:rPr>
          <w:rFonts w:hint="eastAsia"/>
          <w:sz w:val="24"/>
        </w:rPr>
        <w:t>）</w:t>
      </w:r>
      <w:r w:rsidR="00685F2A">
        <w:rPr>
          <w:rFonts w:hint="eastAsia"/>
          <w:sz w:val="24"/>
        </w:rPr>
        <w:t>，建立各点间的边</w:t>
      </w:r>
      <w:r>
        <w:rPr>
          <w:rFonts w:hint="eastAsia"/>
          <w:sz w:val="24"/>
        </w:rPr>
        <w:t>。</w:t>
      </w:r>
    </w:p>
    <w:p w:rsidR="00685F2A" w:rsidRDefault="00685F2A" w:rsidP="00BE7F7B">
      <w:pPr>
        <w:spacing w:line="360" w:lineRule="auto"/>
        <w:ind w:firstLineChars="200" w:firstLine="480"/>
        <w:rPr>
          <w:sz w:val="24"/>
        </w:rPr>
      </w:pPr>
      <w:r>
        <w:rPr>
          <w:rFonts w:hint="eastAsia"/>
          <w:sz w:val="24"/>
        </w:rPr>
        <w:t>（</w:t>
      </w:r>
      <w:r w:rsidR="00BA16F7">
        <w:rPr>
          <w:rFonts w:hint="eastAsia"/>
          <w:sz w:val="24"/>
        </w:rPr>
        <w:t>3</w:t>
      </w:r>
      <w:r>
        <w:rPr>
          <w:rFonts w:hint="eastAsia"/>
          <w:sz w:val="24"/>
        </w:rPr>
        <w:t>）对该图进行</w:t>
      </w:r>
      <w:r>
        <w:rPr>
          <w:rFonts w:hint="eastAsia"/>
          <w:sz w:val="24"/>
        </w:rPr>
        <w:t>DFS</w:t>
      </w:r>
      <w:r>
        <w:rPr>
          <w:rFonts w:hint="eastAsia"/>
          <w:sz w:val="24"/>
        </w:rPr>
        <w:t>深度搜索，利用贪心策略以及相关优化搜寻符合要求的路径，并在规定时间内继续搜索更优的解。</w:t>
      </w:r>
    </w:p>
    <w:p w:rsidR="007906CC" w:rsidRPr="007906CC" w:rsidRDefault="00685F2A" w:rsidP="00BE7F7B">
      <w:pPr>
        <w:spacing w:line="360" w:lineRule="auto"/>
        <w:ind w:firstLineChars="200" w:firstLine="480"/>
        <w:rPr>
          <w:sz w:val="24"/>
        </w:rPr>
      </w:pPr>
      <w:r>
        <w:rPr>
          <w:rFonts w:hint="eastAsia"/>
          <w:sz w:val="24"/>
        </w:rPr>
        <w:t>（</w:t>
      </w:r>
      <w:r w:rsidR="00BA16F7">
        <w:rPr>
          <w:rFonts w:hint="eastAsia"/>
          <w:sz w:val="24"/>
        </w:rPr>
        <w:t>4</w:t>
      </w:r>
      <w:r>
        <w:rPr>
          <w:rFonts w:hint="eastAsia"/>
          <w:sz w:val="24"/>
        </w:rPr>
        <w:t>）在首选路的搜索结束之后，再进行备选路的搜索。通过路径重复值策略，能够使备选路尽量避开首选路中的边。</w:t>
      </w:r>
    </w:p>
    <w:p w:rsidR="00607AE8" w:rsidRDefault="007906CC" w:rsidP="00BE7F7B">
      <w:pPr>
        <w:spacing w:line="360" w:lineRule="auto"/>
        <w:ind w:firstLineChars="200" w:firstLine="480"/>
        <w:rPr>
          <w:sz w:val="24"/>
        </w:rPr>
      </w:pPr>
      <w:r>
        <w:rPr>
          <w:rFonts w:hint="eastAsia"/>
          <w:sz w:val="24"/>
        </w:rPr>
        <w:t>我们以如图</w:t>
      </w:r>
      <w:r>
        <w:rPr>
          <w:rFonts w:hint="eastAsia"/>
          <w:sz w:val="24"/>
        </w:rPr>
        <w:t>4-1</w:t>
      </w:r>
      <w:r>
        <w:rPr>
          <w:rFonts w:hint="eastAsia"/>
          <w:sz w:val="24"/>
        </w:rPr>
        <w:t>所示的拓扑图，介绍</w:t>
      </w:r>
      <w:r w:rsidR="00685F2A">
        <w:rPr>
          <w:rFonts w:hint="eastAsia"/>
          <w:sz w:val="24"/>
        </w:rPr>
        <w:t>第（</w:t>
      </w:r>
      <w:r w:rsidR="00685F2A">
        <w:rPr>
          <w:rFonts w:hint="eastAsia"/>
          <w:sz w:val="24"/>
        </w:rPr>
        <w:t>1</w:t>
      </w:r>
      <w:r w:rsidR="00685F2A">
        <w:rPr>
          <w:rFonts w:hint="eastAsia"/>
          <w:sz w:val="24"/>
        </w:rPr>
        <w:t>）步的</w:t>
      </w:r>
      <w:r w:rsidR="00E863FA">
        <w:rPr>
          <w:rFonts w:hint="eastAsia"/>
          <w:sz w:val="24"/>
        </w:rPr>
        <w:t>压缩</w:t>
      </w:r>
      <w:r w:rsidR="00685F2A">
        <w:rPr>
          <w:rFonts w:hint="eastAsia"/>
          <w:sz w:val="24"/>
        </w:rPr>
        <w:t>思想</w:t>
      </w:r>
      <w:r>
        <w:rPr>
          <w:rFonts w:hint="eastAsia"/>
          <w:sz w:val="24"/>
        </w:rPr>
        <w:t>。</w:t>
      </w:r>
    </w:p>
    <w:p w:rsidR="006F7818" w:rsidRDefault="006F7818" w:rsidP="006F7818">
      <w:pPr>
        <w:spacing w:line="360" w:lineRule="auto"/>
        <w:ind w:firstLineChars="200" w:firstLine="480"/>
        <w:jc w:val="center"/>
        <w:rPr>
          <w:sz w:val="24"/>
        </w:rPr>
      </w:pPr>
      <w:r>
        <w:rPr>
          <w:noProof/>
          <w:sz w:val="24"/>
        </w:rPr>
        <w:drawing>
          <wp:inline distT="0" distB="0" distL="0" distR="0">
            <wp:extent cx="2916403" cy="2178657"/>
            <wp:effectExtent l="19050" t="0" r="0" b="0"/>
            <wp:docPr id="2" name="图片 1" descr="示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示例图.png"/>
                    <pic:cNvPicPr/>
                  </pic:nvPicPr>
                  <pic:blipFill>
                    <a:blip r:embed="rId25" cstate="print"/>
                    <a:stretch>
                      <a:fillRect/>
                    </a:stretch>
                  </pic:blipFill>
                  <pic:spPr>
                    <a:xfrm>
                      <a:off x="0" y="0"/>
                      <a:ext cx="2916403" cy="2178657"/>
                    </a:xfrm>
                    <a:prstGeom prst="rect">
                      <a:avLst/>
                    </a:prstGeom>
                  </pic:spPr>
                </pic:pic>
              </a:graphicData>
            </a:graphic>
          </wp:inline>
        </w:drawing>
      </w:r>
    </w:p>
    <w:p w:rsidR="00611F13" w:rsidRPr="00611F13" w:rsidRDefault="00611F13" w:rsidP="00D1036A">
      <w:pPr>
        <w:adjustRightInd w:val="0"/>
        <w:snapToGrid w:val="0"/>
        <w:spacing w:afterLines="50" w:line="360" w:lineRule="auto"/>
        <w:jc w:val="center"/>
        <w:rPr>
          <w:kern w:val="0"/>
          <w:szCs w:val="21"/>
        </w:rPr>
      </w:pPr>
      <w:r w:rsidRPr="005918BE">
        <w:rPr>
          <w:rFonts w:hint="eastAsia"/>
          <w:kern w:val="0"/>
          <w:szCs w:val="21"/>
        </w:rPr>
        <w:t>图</w:t>
      </w:r>
      <w:r>
        <w:rPr>
          <w:rFonts w:hint="eastAsia"/>
          <w:kern w:val="0"/>
          <w:szCs w:val="21"/>
        </w:rPr>
        <w:t>4</w:t>
      </w:r>
      <w:r w:rsidR="008537EE">
        <w:rPr>
          <w:rFonts w:hint="eastAsia"/>
          <w:kern w:val="0"/>
          <w:szCs w:val="21"/>
        </w:rPr>
        <w:t xml:space="preserve">-1  </w:t>
      </w:r>
      <w:r w:rsidR="005A3ACE">
        <w:rPr>
          <w:rFonts w:hint="eastAsia"/>
          <w:kern w:val="0"/>
          <w:szCs w:val="21"/>
        </w:rPr>
        <w:t>寻路算法整体思想的</w:t>
      </w:r>
      <w:r w:rsidRPr="005A3ACE">
        <w:rPr>
          <w:rFonts w:hint="eastAsia"/>
          <w:color w:val="000000" w:themeColor="text1"/>
          <w:kern w:val="0"/>
          <w:szCs w:val="21"/>
        </w:rPr>
        <w:t>示例</w:t>
      </w:r>
      <w:r>
        <w:rPr>
          <w:rFonts w:hint="eastAsia"/>
          <w:kern w:val="0"/>
          <w:szCs w:val="21"/>
        </w:rPr>
        <w:t>拓扑图</w:t>
      </w:r>
    </w:p>
    <w:p w:rsidR="007906CC" w:rsidRDefault="007906CC" w:rsidP="00BE7F7B">
      <w:pPr>
        <w:spacing w:line="360" w:lineRule="auto"/>
        <w:ind w:firstLineChars="200" w:firstLine="480"/>
        <w:rPr>
          <w:sz w:val="24"/>
        </w:rPr>
      </w:pPr>
      <w:r>
        <w:rPr>
          <w:rFonts w:hint="eastAsia"/>
          <w:sz w:val="24"/>
        </w:rPr>
        <w:lastRenderedPageBreak/>
        <w:t>该图的起点为</w:t>
      </w:r>
      <w:r>
        <w:rPr>
          <w:rFonts w:hint="eastAsia"/>
          <w:sz w:val="24"/>
        </w:rPr>
        <w:t>S</w:t>
      </w:r>
      <w:r>
        <w:rPr>
          <w:rFonts w:hint="eastAsia"/>
          <w:sz w:val="24"/>
        </w:rPr>
        <w:t>，终点为</w:t>
      </w:r>
      <w:r>
        <w:rPr>
          <w:rFonts w:hint="eastAsia"/>
          <w:sz w:val="24"/>
        </w:rPr>
        <w:t>T</w:t>
      </w:r>
      <w:r>
        <w:rPr>
          <w:rFonts w:hint="eastAsia"/>
          <w:sz w:val="24"/>
        </w:rPr>
        <w:t>，必经点为</w:t>
      </w:r>
      <w:r>
        <w:rPr>
          <w:rFonts w:hint="eastAsia"/>
          <w:sz w:val="24"/>
        </w:rPr>
        <w:t>A</w:t>
      </w:r>
      <w:r>
        <w:rPr>
          <w:rFonts w:hint="eastAsia"/>
          <w:sz w:val="24"/>
        </w:rPr>
        <w:t>、</w:t>
      </w:r>
      <w:r>
        <w:rPr>
          <w:rFonts w:hint="eastAsia"/>
          <w:sz w:val="24"/>
        </w:rPr>
        <w:t>B</w:t>
      </w:r>
      <w:r>
        <w:rPr>
          <w:rFonts w:hint="eastAsia"/>
          <w:sz w:val="24"/>
        </w:rPr>
        <w:t>、</w:t>
      </w:r>
      <w:r>
        <w:rPr>
          <w:rFonts w:hint="eastAsia"/>
          <w:sz w:val="24"/>
        </w:rPr>
        <w:t>C</w:t>
      </w:r>
      <w:r>
        <w:rPr>
          <w:rFonts w:hint="eastAsia"/>
          <w:sz w:val="24"/>
        </w:rPr>
        <w:t>三点。</w:t>
      </w:r>
    </w:p>
    <w:p w:rsidR="00E863FA" w:rsidRDefault="00E863FA" w:rsidP="00BE7F7B">
      <w:pPr>
        <w:spacing w:line="360" w:lineRule="auto"/>
        <w:ind w:firstLineChars="200" w:firstLine="480"/>
        <w:rPr>
          <w:sz w:val="24"/>
        </w:rPr>
      </w:pPr>
      <w:r>
        <w:rPr>
          <w:rFonts w:hint="eastAsia"/>
          <w:sz w:val="24"/>
        </w:rPr>
        <w:t>我们以</w:t>
      </w:r>
      <w:r>
        <w:rPr>
          <w:rFonts w:hint="eastAsia"/>
          <w:sz w:val="24"/>
        </w:rPr>
        <w:t>S</w:t>
      </w:r>
      <w:r>
        <w:rPr>
          <w:rFonts w:hint="eastAsia"/>
          <w:sz w:val="24"/>
        </w:rPr>
        <w:t>点为起点，寻找</w:t>
      </w:r>
      <w:r>
        <w:rPr>
          <w:rFonts w:hint="eastAsia"/>
          <w:sz w:val="24"/>
        </w:rPr>
        <w:t>S</w:t>
      </w:r>
      <w:r>
        <w:rPr>
          <w:rFonts w:hint="eastAsia"/>
          <w:sz w:val="24"/>
        </w:rPr>
        <w:t>点分别到</w:t>
      </w:r>
      <w:r>
        <w:rPr>
          <w:rFonts w:hint="eastAsia"/>
          <w:sz w:val="24"/>
        </w:rPr>
        <w:t>A</w:t>
      </w:r>
      <w:r>
        <w:rPr>
          <w:rFonts w:hint="eastAsia"/>
          <w:sz w:val="24"/>
        </w:rPr>
        <w:t>、</w:t>
      </w:r>
      <w:r>
        <w:rPr>
          <w:rFonts w:hint="eastAsia"/>
          <w:sz w:val="24"/>
        </w:rPr>
        <w:t>B</w:t>
      </w:r>
      <w:r>
        <w:rPr>
          <w:rFonts w:hint="eastAsia"/>
          <w:sz w:val="24"/>
        </w:rPr>
        <w:t>、</w:t>
      </w:r>
      <w:r>
        <w:rPr>
          <w:rFonts w:hint="eastAsia"/>
          <w:sz w:val="24"/>
        </w:rPr>
        <w:t>C</w:t>
      </w:r>
      <w:r>
        <w:rPr>
          <w:rFonts w:hint="eastAsia"/>
          <w:sz w:val="24"/>
        </w:rPr>
        <w:t>三点的最短路径，并将这</w:t>
      </w:r>
      <w:r>
        <w:rPr>
          <w:rFonts w:hint="eastAsia"/>
          <w:sz w:val="24"/>
        </w:rPr>
        <w:t>3</w:t>
      </w:r>
      <w:r>
        <w:rPr>
          <w:rFonts w:hint="eastAsia"/>
          <w:sz w:val="24"/>
        </w:rPr>
        <w:t>条最短路径整合为</w:t>
      </w:r>
      <w:r>
        <w:rPr>
          <w:rFonts w:hint="eastAsia"/>
          <w:sz w:val="24"/>
        </w:rPr>
        <w:t>S</w:t>
      </w:r>
      <w:r>
        <w:rPr>
          <w:rFonts w:hint="eastAsia"/>
          <w:sz w:val="24"/>
        </w:rPr>
        <w:t>点的边，如图</w:t>
      </w:r>
      <w:r>
        <w:rPr>
          <w:rFonts w:hint="eastAsia"/>
          <w:sz w:val="24"/>
        </w:rPr>
        <w:t>4-2</w:t>
      </w:r>
      <w:r>
        <w:rPr>
          <w:rFonts w:hint="eastAsia"/>
          <w:sz w:val="24"/>
        </w:rPr>
        <w:t>所示。</w:t>
      </w:r>
    </w:p>
    <w:p w:rsidR="006F7818" w:rsidRDefault="006F7818" w:rsidP="00AE33EB">
      <w:pPr>
        <w:spacing w:line="360" w:lineRule="auto"/>
        <w:ind w:firstLineChars="200" w:firstLine="480"/>
        <w:jc w:val="center"/>
        <w:rPr>
          <w:sz w:val="24"/>
        </w:rPr>
      </w:pPr>
      <w:r>
        <w:rPr>
          <w:noProof/>
          <w:sz w:val="24"/>
        </w:rPr>
        <w:drawing>
          <wp:inline distT="0" distB="0" distL="0" distR="0">
            <wp:extent cx="4333875" cy="3095625"/>
            <wp:effectExtent l="19050" t="0" r="9525" b="0"/>
            <wp:docPr id="5" name="图片 4" descr="压缩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压缩图1.png"/>
                    <pic:cNvPicPr/>
                  </pic:nvPicPr>
                  <pic:blipFill>
                    <a:blip r:embed="rId26" cstate="print"/>
                    <a:stretch>
                      <a:fillRect/>
                    </a:stretch>
                  </pic:blipFill>
                  <pic:spPr>
                    <a:xfrm>
                      <a:off x="0" y="0"/>
                      <a:ext cx="4333875" cy="3095625"/>
                    </a:xfrm>
                    <a:prstGeom prst="rect">
                      <a:avLst/>
                    </a:prstGeom>
                  </pic:spPr>
                </pic:pic>
              </a:graphicData>
            </a:graphic>
          </wp:inline>
        </w:drawing>
      </w:r>
    </w:p>
    <w:p w:rsidR="00611F13" w:rsidRPr="00490592" w:rsidRDefault="00611F13" w:rsidP="00D1036A">
      <w:pPr>
        <w:adjustRightInd w:val="0"/>
        <w:snapToGrid w:val="0"/>
        <w:spacing w:afterLines="50" w:line="360" w:lineRule="auto"/>
        <w:jc w:val="center"/>
        <w:rPr>
          <w:kern w:val="0"/>
          <w:szCs w:val="21"/>
        </w:rPr>
      </w:pPr>
      <w:r w:rsidRPr="005918BE">
        <w:rPr>
          <w:rFonts w:hint="eastAsia"/>
          <w:kern w:val="0"/>
          <w:szCs w:val="21"/>
        </w:rPr>
        <w:t>图</w:t>
      </w:r>
      <w:r>
        <w:rPr>
          <w:rFonts w:hint="eastAsia"/>
          <w:kern w:val="0"/>
          <w:szCs w:val="21"/>
        </w:rPr>
        <w:t>4-2</w:t>
      </w:r>
      <w:r w:rsidR="008537EE">
        <w:rPr>
          <w:rFonts w:hint="eastAsia"/>
          <w:kern w:val="0"/>
          <w:szCs w:val="21"/>
        </w:rPr>
        <w:t xml:space="preserve">  </w:t>
      </w:r>
      <w:r>
        <w:rPr>
          <w:rFonts w:hint="eastAsia"/>
          <w:kern w:val="0"/>
          <w:szCs w:val="21"/>
        </w:rPr>
        <w:t>S</w:t>
      </w:r>
      <w:r>
        <w:rPr>
          <w:rFonts w:hint="eastAsia"/>
          <w:kern w:val="0"/>
          <w:szCs w:val="21"/>
        </w:rPr>
        <w:t>点对</w:t>
      </w:r>
      <w:r>
        <w:rPr>
          <w:rFonts w:hint="eastAsia"/>
          <w:kern w:val="0"/>
          <w:szCs w:val="21"/>
        </w:rPr>
        <w:t>ABC</w:t>
      </w:r>
      <w:r>
        <w:rPr>
          <w:rFonts w:hint="eastAsia"/>
          <w:kern w:val="0"/>
          <w:szCs w:val="21"/>
        </w:rPr>
        <w:t>三点</w:t>
      </w:r>
      <w:r w:rsidR="005A3ACE">
        <w:rPr>
          <w:rFonts w:hint="eastAsia"/>
          <w:kern w:val="0"/>
          <w:szCs w:val="21"/>
        </w:rPr>
        <w:t>寻最短路并</w:t>
      </w:r>
      <w:r>
        <w:rPr>
          <w:rFonts w:hint="eastAsia"/>
          <w:kern w:val="0"/>
          <w:szCs w:val="21"/>
        </w:rPr>
        <w:t>整合后的拓扑图</w:t>
      </w:r>
    </w:p>
    <w:p w:rsidR="00E863FA" w:rsidRDefault="00E863FA" w:rsidP="008240A6">
      <w:pPr>
        <w:spacing w:line="360" w:lineRule="auto"/>
        <w:ind w:firstLineChars="200" w:firstLine="480"/>
        <w:rPr>
          <w:sz w:val="24"/>
        </w:rPr>
      </w:pPr>
      <w:r>
        <w:rPr>
          <w:rFonts w:hint="eastAsia"/>
          <w:sz w:val="24"/>
        </w:rPr>
        <w:t>接着，我们以</w:t>
      </w:r>
      <w:r>
        <w:rPr>
          <w:rFonts w:hint="eastAsia"/>
          <w:sz w:val="24"/>
        </w:rPr>
        <w:t>A</w:t>
      </w:r>
      <w:r>
        <w:rPr>
          <w:rFonts w:hint="eastAsia"/>
          <w:sz w:val="24"/>
        </w:rPr>
        <w:t>点为起点，寻找</w:t>
      </w:r>
      <w:r>
        <w:rPr>
          <w:rFonts w:hint="eastAsia"/>
          <w:sz w:val="24"/>
        </w:rPr>
        <w:t>A</w:t>
      </w:r>
      <w:r>
        <w:rPr>
          <w:rFonts w:hint="eastAsia"/>
          <w:sz w:val="24"/>
        </w:rPr>
        <w:t>点分别到</w:t>
      </w:r>
      <w:r>
        <w:rPr>
          <w:rFonts w:hint="eastAsia"/>
          <w:sz w:val="24"/>
        </w:rPr>
        <w:t>S</w:t>
      </w:r>
      <w:r>
        <w:rPr>
          <w:rFonts w:hint="eastAsia"/>
          <w:sz w:val="24"/>
        </w:rPr>
        <w:t>、</w:t>
      </w:r>
      <w:r>
        <w:rPr>
          <w:rFonts w:hint="eastAsia"/>
          <w:sz w:val="24"/>
        </w:rPr>
        <w:t>B</w:t>
      </w:r>
      <w:r>
        <w:rPr>
          <w:rFonts w:hint="eastAsia"/>
          <w:sz w:val="24"/>
        </w:rPr>
        <w:t>、</w:t>
      </w:r>
      <w:r>
        <w:rPr>
          <w:rFonts w:hint="eastAsia"/>
          <w:sz w:val="24"/>
        </w:rPr>
        <w:t>C</w:t>
      </w:r>
      <w:r>
        <w:rPr>
          <w:rFonts w:hint="eastAsia"/>
          <w:sz w:val="24"/>
        </w:rPr>
        <w:t>、</w:t>
      </w:r>
      <w:r>
        <w:rPr>
          <w:rFonts w:hint="eastAsia"/>
          <w:sz w:val="24"/>
        </w:rPr>
        <w:t>T</w:t>
      </w:r>
      <w:r>
        <w:rPr>
          <w:rFonts w:hint="eastAsia"/>
          <w:sz w:val="24"/>
        </w:rPr>
        <w:t>三点的最短路径，并整合，如图</w:t>
      </w:r>
      <w:r>
        <w:rPr>
          <w:rFonts w:hint="eastAsia"/>
          <w:sz w:val="24"/>
        </w:rPr>
        <w:t>4-3</w:t>
      </w:r>
      <w:r>
        <w:rPr>
          <w:rFonts w:hint="eastAsia"/>
          <w:sz w:val="24"/>
        </w:rPr>
        <w:t>所示。</w:t>
      </w:r>
    </w:p>
    <w:p w:rsidR="006F7818" w:rsidRDefault="00AE33EB" w:rsidP="006F7818">
      <w:pPr>
        <w:spacing w:line="360" w:lineRule="auto"/>
        <w:ind w:firstLine="420"/>
        <w:jc w:val="center"/>
        <w:rPr>
          <w:sz w:val="24"/>
        </w:rPr>
      </w:pPr>
      <w:r>
        <w:rPr>
          <w:noProof/>
          <w:sz w:val="24"/>
        </w:rPr>
        <w:drawing>
          <wp:inline distT="0" distB="0" distL="0" distR="0">
            <wp:extent cx="4073254" cy="2733675"/>
            <wp:effectExtent l="19050" t="0" r="3446" b="0"/>
            <wp:docPr id="8" name="图片 7" descr="压缩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压缩图2.png"/>
                    <pic:cNvPicPr/>
                  </pic:nvPicPr>
                  <pic:blipFill>
                    <a:blip r:embed="rId27" cstate="print"/>
                    <a:stretch>
                      <a:fillRect/>
                    </a:stretch>
                  </pic:blipFill>
                  <pic:spPr>
                    <a:xfrm>
                      <a:off x="0" y="0"/>
                      <a:ext cx="4073254" cy="2733675"/>
                    </a:xfrm>
                    <a:prstGeom prst="rect">
                      <a:avLst/>
                    </a:prstGeom>
                  </pic:spPr>
                </pic:pic>
              </a:graphicData>
            </a:graphic>
          </wp:inline>
        </w:drawing>
      </w:r>
    </w:p>
    <w:p w:rsidR="00611F13" w:rsidRPr="00611F13" w:rsidRDefault="00611F13" w:rsidP="00D1036A">
      <w:pPr>
        <w:adjustRightInd w:val="0"/>
        <w:snapToGrid w:val="0"/>
        <w:spacing w:afterLines="50" w:line="360" w:lineRule="auto"/>
        <w:jc w:val="center"/>
        <w:rPr>
          <w:kern w:val="0"/>
          <w:szCs w:val="21"/>
        </w:rPr>
      </w:pPr>
      <w:r w:rsidRPr="005918BE">
        <w:rPr>
          <w:rFonts w:hint="eastAsia"/>
          <w:kern w:val="0"/>
          <w:szCs w:val="21"/>
        </w:rPr>
        <w:t>图</w:t>
      </w:r>
      <w:r>
        <w:rPr>
          <w:rFonts w:hint="eastAsia"/>
          <w:kern w:val="0"/>
          <w:szCs w:val="21"/>
        </w:rPr>
        <w:t>4-3</w:t>
      </w:r>
      <w:r w:rsidRPr="005918BE">
        <w:rPr>
          <w:rFonts w:hint="eastAsia"/>
          <w:kern w:val="0"/>
          <w:szCs w:val="21"/>
        </w:rPr>
        <w:t xml:space="preserve">  </w:t>
      </w:r>
      <w:r>
        <w:rPr>
          <w:rFonts w:hint="eastAsia"/>
          <w:kern w:val="0"/>
          <w:szCs w:val="21"/>
        </w:rPr>
        <w:t>A</w:t>
      </w:r>
      <w:r>
        <w:rPr>
          <w:rFonts w:hint="eastAsia"/>
          <w:kern w:val="0"/>
          <w:szCs w:val="21"/>
        </w:rPr>
        <w:t>点对</w:t>
      </w:r>
      <w:r>
        <w:rPr>
          <w:rFonts w:hint="eastAsia"/>
          <w:kern w:val="0"/>
          <w:szCs w:val="21"/>
        </w:rPr>
        <w:t>BCT</w:t>
      </w:r>
      <w:r>
        <w:rPr>
          <w:rFonts w:hint="eastAsia"/>
          <w:kern w:val="0"/>
          <w:szCs w:val="21"/>
        </w:rPr>
        <w:t>三点</w:t>
      </w:r>
      <w:r w:rsidR="005A3ACE">
        <w:rPr>
          <w:rFonts w:hint="eastAsia"/>
          <w:kern w:val="0"/>
          <w:szCs w:val="21"/>
        </w:rPr>
        <w:t>寻最短路并</w:t>
      </w:r>
      <w:r>
        <w:rPr>
          <w:rFonts w:hint="eastAsia"/>
          <w:kern w:val="0"/>
          <w:szCs w:val="21"/>
        </w:rPr>
        <w:t>整合后的拓扑图</w:t>
      </w:r>
    </w:p>
    <w:p w:rsidR="00E863FA" w:rsidRDefault="00E863FA" w:rsidP="000A3CD4">
      <w:pPr>
        <w:spacing w:line="360" w:lineRule="auto"/>
        <w:ind w:firstLineChars="200" w:firstLine="480"/>
        <w:rPr>
          <w:sz w:val="24"/>
        </w:rPr>
      </w:pPr>
      <w:r>
        <w:rPr>
          <w:rFonts w:hint="eastAsia"/>
          <w:sz w:val="24"/>
        </w:rPr>
        <w:t>我们</w:t>
      </w:r>
      <w:r w:rsidR="00E574AC">
        <w:rPr>
          <w:rFonts w:hint="eastAsia"/>
          <w:sz w:val="24"/>
        </w:rPr>
        <w:t>以同样方法</w:t>
      </w:r>
      <w:r>
        <w:rPr>
          <w:rFonts w:hint="eastAsia"/>
          <w:sz w:val="24"/>
        </w:rPr>
        <w:t>处理</w:t>
      </w:r>
      <w:r>
        <w:rPr>
          <w:rFonts w:hint="eastAsia"/>
          <w:sz w:val="24"/>
        </w:rPr>
        <w:t>B</w:t>
      </w:r>
      <w:r>
        <w:rPr>
          <w:rFonts w:hint="eastAsia"/>
          <w:sz w:val="24"/>
        </w:rPr>
        <w:t>点和</w:t>
      </w:r>
      <w:r>
        <w:rPr>
          <w:rFonts w:hint="eastAsia"/>
          <w:sz w:val="24"/>
        </w:rPr>
        <w:t>C</w:t>
      </w:r>
      <w:r>
        <w:rPr>
          <w:rFonts w:hint="eastAsia"/>
          <w:sz w:val="24"/>
        </w:rPr>
        <w:t>点，</w:t>
      </w:r>
      <w:r>
        <w:rPr>
          <w:rFonts w:hint="eastAsia"/>
          <w:sz w:val="24"/>
        </w:rPr>
        <w:t>T</w:t>
      </w:r>
      <w:r>
        <w:rPr>
          <w:rFonts w:hint="eastAsia"/>
          <w:sz w:val="24"/>
        </w:rPr>
        <w:t>点由于是终点，不进行处理。图</w:t>
      </w:r>
      <w:r>
        <w:rPr>
          <w:rFonts w:hint="eastAsia"/>
          <w:sz w:val="24"/>
        </w:rPr>
        <w:t>4-4</w:t>
      </w:r>
      <w:r>
        <w:rPr>
          <w:rFonts w:hint="eastAsia"/>
          <w:sz w:val="24"/>
        </w:rPr>
        <w:t>即压缩后的子图。</w:t>
      </w:r>
    </w:p>
    <w:p w:rsidR="00AE33EB" w:rsidRPr="00E863FA" w:rsidRDefault="00AE33EB" w:rsidP="00BC5EB6">
      <w:pPr>
        <w:spacing w:line="360" w:lineRule="auto"/>
        <w:ind w:firstLine="420"/>
        <w:jc w:val="center"/>
        <w:rPr>
          <w:sz w:val="24"/>
        </w:rPr>
      </w:pPr>
      <w:r>
        <w:rPr>
          <w:noProof/>
          <w:sz w:val="24"/>
        </w:rPr>
        <w:lastRenderedPageBreak/>
        <w:drawing>
          <wp:inline distT="0" distB="0" distL="0" distR="0">
            <wp:extent cx="3579019" cy="2800350"/>
            <wp:effectExtent l="19050" t="0" r="2381" b="0"/>
            <wp:docPr id="9" name="图片 8" descr="压缩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压缩图3.png"/>
                    <pic:cNvPicPr/>
                  </pic:nvPicPr>
                  <pic:blipFill>
                    <a:blip r:embed="rId28" cstate="print"/>
                    <a:stretch>
                      <a:fillRect/>
                    </a:stretch>
                  </pic:blipFill>
                  <pic:spPr>
                    <a:xfrm>
                      <a:off x="0" y="0"/>
                      <a:ext cx="3579019" cy="2800350"/>
                    </a:xfrm>
                    <a:prstGeom prst="rect">
                      <a:avLst/>
                    </a:prstGeom>
                  </pic:spPr>
                </pic:pic>
              </a:graphicData>
            </a:graphic>
          </wp:inline>
        </w:drawing>
      </w:r>
    </w:p>
    <w:p w:rsidR="00611F13" w:rsidRPr="00611F13" w:rsidRDefault="00611F13" w:rsidP="00D1036A">
      <w:pPr>
        <w:adjustRightInd w:val="0"/>
        <w:snapToGrid w:val="0"/>
        <w:spacing w:afterLines="50" w:line="360" w:lineRule="auto"/>
        <w:jc w:val="center"/>
        <w:rPr>
          <w:kern w:val="0"/>
          <w:szCs w:val="21"/>
        </w:rPr>
      </w:pPr>
      <w:r w:rsidRPr="005918BE">
        <w:rPr>
          <w:rFonts w:hint="eastAsia"/>
          <w:kern w:val="0"/>
          <w:szCs w:val="21"/>
        </w:rPr>
        <w:t>图</w:t>
      </w:r>
      <w:r>
        <w:rPr>
          <w:rFonts w:hint="eastAsia"/>
          <w:kern w:val="0"/>
          <w:szCs w:val="21"/>
        </w:rPr>
        <w:t>4-4</w:t>
      </w:r>
      <w:r w:rsidRPr="005918BE">
        <w:rPr>
          <w:rFonts w:hint="eastAsia"/>
          <w:kern w:val="0"/>
          <w:szCs w:val="21"/>
        </w:rPr>
        <w:t xml:space="preserve">  </w:t>
      </w:r>
      <w:r w:rsidR="005A3ACE">
        <w:rPr>
          <w:rFonts w:hint="eastAsia"/>
          <w:kern w:val="0"/>
          <w:szCs w:val="21"/>
        </w:rPr>
        <w:t>各自寻完最短路后的压缩</w:t>
      </w:r>
      <w:r>
        <w:rPr>
          <w:rFonts w:hint="eastAsia"/>
          <w:kern w:val="0"/>
          <w:szCs w:val="21"/>
        </w:rPr>
        <w:t>子图</w:t>
      </w:r>
    </w:p>
    <w:p w:rsidR="00E863FA" w:rsidRDefault="00E863FA" w:rsidP="008240A6">
      <w:pPr>
        <w:spacing w:line="360" w:lineRule="auto"/>
        <w:ind w:firstLineChars="200" w:firstLine="480"/>
        <w:rPr>
          <w:sz w:val="24"/>
        </w:rPr>
      </w:pPr>
      <w:r>
        <w:rPr>
          <w:rFonts w:hint="eastAsia"/>
          <w:sz w:val="24"/>
        </w:rPr>
        <w:t>压缩子图后，我们能够</w:t>
      </w:r>
      <w:r w:rsidR="00E574AC">
        <w:rPr>
          <w:rFonts w:hint="eastAsia"/>
          <w:sz w:val="24"/>
        </w:rPr>
        <w:t>将注意力集中在必经点的选择上，排除其他无关点的干扰。随后便可进行</w:t>
      </w:r>
      <w:r w:rsidR="00B22279">
        <w:rPr>
          <w:rFonts w:hint="eastAsia"/>
          <w:sz w:val="24"/>
        </w:rPr>
        <w:t>DFS</w:t>
      </w:r>
      <w:r w:rsidR="00E574AC">
        <w:rPr>
          <w:rFonts w:hint="eastAsia"/>
          <w:sz w:val="24"/>
        </w:rPr>
        <w:t>搜索，具体搜索方法见</w:t>
      </w:r>
      <w:r w:rsidR="000D3FD9">
        <w:rPr>
          <w:rFonts w:hint="eastAsia"/>
          <w:sz w:val="24"/>
        </w:rPr>
        <w:t>4</w:t>
      </w:r>
      <w:r w:rsidR="00B22279">
        <w:rPr>
          <w:rFonts w:hint="eastAsia"/>
          <w:sz w:val="24"/>
        </w:rPr>
        <w:t>.</w:t>
      </w:r>
      <w:r w:rsidR="000D3FD9">
        <w:rPr>
          <w:rFonts w:hint="eastAsia"/>
          <w:sz w:val="24"/>
        </w:rPr>
        <w:t>1.</w:t>
      </w:r>
      <w:r w:rsidR="00B22279">
        <w:rPr>
          <w:rFonts w:hint="eastAsia"/>
          <w:sz w:val="24"/>
        </w:rPr>
        <w:t>3</w:t>
      </w:r>
      <w:r w:rsidR="00B22279">
        <w:rPr>
          <w:rFonts w:hint="eastAsia"/>
          <w:sz w:val="24"/>
        </w:rPr>
        <w:t>。</w:t>
      </w:r>
    </w:p>
    <w:p w:rsidR="00BA16F7" w:rsidRPr="00BA18C5" w:rsidRDefault="00BA16F7" w:rsidP="00BA18C5">
      <w:pPr>
        <w:pStyle w:val="3"/>
      </w:pPr>
      <w:bookmarkStart w:id="44" w:name="_Toc484106724"/>
      <w:r w:rsidRPr="00BA18C5">
        <w:rPr>
          <w:rFonts w:hint="eastAsia"/>
        </w:rPr>
        <w:t>4</w:t>
      </w:r>
      <w:r w:rsidRPr="00BA18C5">
        <w:t>.1.</w:t>
      </w:r>
      <w:r w:rsidRPr="00BA18C5">
        <w:rPr>
          <w:rFonts w:hint="eastAsia"/>
        </w:rPr>
        <w:t xml:space="preserve">2  </w:t>
      </w:r>
      <w:r w:rsidR="005A3ACE">
        <w:rPr>
          <w:rFonts w:hint="eastAsia"/>
        </w:rPr>
        <w:t>寻路算法的</w:t>
      </w:r>
      <w:r w:rsidRPr="00BA18C5">
        <w:rPr>
          <w:rFonts w:hint="eastAsia"/>
        </w:rPr>
        <w:t>数据结构和预处理</w:t>
      </w:r>
      <w:bookmarkEnd w:id="44"/>
    </w:p>
    <w:p w:rsidR="00BA16F7" w:rsidRDefault="00BA16F7" w:rsidP="00BA16F7">
      <w:pPr>
        <w:spacing w:line="360" w:lineRule="auto"/>
        <w:ind w:firstLineChars="200" w:firstLine="480"/>
        <w:rPr>
          <w:sz w:val="24"/>
        </w:rPr>
      </w:pPr>
      <w:r>
        <w:rPr>
          <w:rFonts w:hint="eastAsia"/>
          <w:sz w:val="24"/>
        </w:rPr>
        <w:t>关于数据结构，我们主要体现于图的存储和必经点的存储。</w:t>
      </w:r>
    </w:p>
    <w:p w:rsidR="00BA16F7" w:rsidRPr="00493D3A" w:rsidRDefault="00BA16F7" w:rsidP="00BA16F7">
      <w:pPr>
        <w:pStyle w:val="22"/>
        <w:rPr>
          <w:rFonts w:ascii="Times New Roman"/>
        </w:rPr>
      </w:pPr>
      <w:r>
        <w:rPr>
          <w:rFonts w:ascii="Times New Roman" w:hint="eastAsia"/>
        </w:rPr>
        <w:t>对于图的存储，</w:t>
      </w:r>
      <w:r w:rsidRPr="00493D3A">
        <w:rPr>
          <w:rFonts w:ascii="Times New Roman" w:hint="eastAsia"/>
        </w:rPr>
        <w:t>由于各点的出度最高为</w:t>
      </w:r>
      <w:r w:rsidRPr="00493D3A">
        <w:rPr>
          <w:rFonts w:ascii="Times New Roman" w:hint="eastAsia"/>
        </w:rPr>
        <w:t>20</w:t>
      </w:r>
      <w:r w:rsidRPr="00493D3A">
        <w:rPr>
          <w:rFonts w:ascii="Times New Roman" w:hint="eastAsia"/>
        </w:rPr>
        <w:t>，但是顶点数最高达</w:t>
      </w:r>
      <w:r w:rsidRPr="00493D3A">
        <w:rPr>
          <w:rFonts w:ascii="Times New Roman" w:hint="eastAsia"/>
        </w:rPr>
        <w:t>2000</w:t>
      </w:r>
      <w:r w:rsidRPr="00493D3A">
        <w:rPr>
          <w:rFonts w:ascii="Times New Roman" w:hint="eastAsia"/>
        </w:rPr>
        <w:t>多，若使用邻接矩阵存储，则会增加不必要的空间和时间。故使用邻接表。</w:t>
      </w:r>
      <m:oMath>
        <m:r>
          <w:rPr>
            <w:rFonts w:ascii="Cambria Math" w:hAnsi="Cambria Math" w:hint="eastAsia"/>
          </w:rPr>
          <m:t>Head(v)</m:t>
        </m:r>
      </m:oMath>
      <w:r w:rsidRPr="00493D3A">
        <w:rPr>
          <w:rFonts w:ascii="Times New Roman" w:hint="eastAsia"/>
        </w:rPr>
        <w:t>是每个顶点的头节点，</w:t>
      </w:r>
      <m:oMath>
        <m:r>
          <w:rPr>
            <w:rFonts w:ascii="Cambria Math" w:hAnsi="Cambria Math" w:hint="eastAsia"/>
          </w:rPr>
          <m:t>road(i)</m:t>
        </m:r>
      </m:oMath>
      <w:r w:rsidRPr="00493D3A">
        <w:rPr>
          <w:rFonts w:ascii="Times New Roman" w:hint="eastAsia"/>
        </w:rPr>
        <w:t>是一个结构体，存储每条路</w:t>
      </w:r>
      <w:r w:rsidRPr="00493D3A">
        <w:rPr>
          <w:rFonts w:ascii="Times New Roman" w:hint="eastAsia"/>
        </w:rPr>
        <w:t>i</w:t>
      </w:r>
      <w:r w:rsidRPr="00493D3A">
        <w:rPr>
          <w:rFonts w:ascii="Times New Roman" w:hint="eastAsia"/>
        </w:rPr>
        <w:t>的信息，每条路通过</w:t>
      </w:r>
      <m:oMath>
        <m:r>
          <w:rPr>
            <w:rFonts w:ascii="Cambria Math" w:hAnsi="Cambria Math" w:hint="eastAsia"/>
          </w:rPr>
          <m:t>road(i).next</m:t>
        </m:r>
      </m:oMath>
      <w:r w:rsidRPr="00493D3A">
        <w:rPr>
          <w:rFonts w:ascii="Times New Roman" w:hint="eastAsia"/>
        </w:rPr>
        <w:t>与</w:t>
      </w:r>
      <w:r w:rsidRPr="00493D3A">
        <w:rPr>
          <w:rFonts w:ascii="Times New Roman" w:hint="eastAsia"/>
        </w:rPr>
        <w:t>Head(v)</w:t>
      </w:r>
      <w:r w:rsidRPr="00493D3A">
        <w:rPr>
          <w:rFonts w:ascii="Times New Roman" w:hint="eastAsia"/>
        </w:rPr>
        <w:t>进行连接。故若要知道从顶点</w:t>
      </w:r>
      <w:r w:rsidRPr="00493D3A">
        <w:rPr>
          <w:rFonts w:ascii="Times New Roman" w:hint="eastAsia"/>
        </w:rPr>
        <w:t>v</w:t>
      </w:r>
      <w:r w:rsidRPr="00493D3A">
        <w:rPr>
          <w:rFonts w:ascii="Times New Roman" w:hint="eastAsia"/>
        </w:rPr>
        <w:t>为起点有多少条边，只需要从</w:t>
      </w:r>
      <m:oMath>
        <m:r>
          <w:rPr>
            <w:rFonts w:ascii="Cambria Math" w:hAnsi="Cambria Math" w:hint="eastAsia"/>
          </w:rPr>
          <m:t>He</m:t>
        </m:r>
        <m:r>
          <m:rPr>
            <m:sty m:val="p"/>
          </m:rPr>
          <w:rPr>
            <w:rFonts w:ascii="Cambria Math" w:hAnsi="Cambria Math"/>
          </w:rPr>
          <m:t>ad</m:t>
        </m:r>
        <m:r>
          <w:rPr>
            <w:rFonts w:ascii="Cambria Math" w:hAnsi="Cambria Math" w:hint="eastAsia"/>
          </w:rPr>
          <m:t>(v)</m:t>
        </m:r>
      </m:oMath>
      <w:r w:rsidRPr="00493D3A">
        <w:rPr>
          <w:rFonts w:ascii="Times New Roman" w:hint="eastAsia"/>
        </w:rPr>
        <w:t>开始，通过</w:t>
      </w:r>
      <m:oMath>
        <m:r>
          <w:rPr>
            <w:rFonts w:ascii="Cambria Math" w:hAnsi="Cambria Math" w:hint="eastAsia"/>
          </w:rPr>
          <m:t>next</m:t>
        </m:r>
      </m:oMath>
      <w:r w:rsidRPr="00493D3A">
        <w:rPr>
          <w:rFonts w:ascii="Times New Roman" w:hint="eastAsia"/>
        </w:rPr>
        <w:t>进行遍历即可。</w:t>
      </w:r>
    </w:p>
    <w:p w:rsidR="00BA16F7" w:rsidRDefault="00BA16F7" w:rsidP="00BA16F7">
      <w:pPr>
        <w:pStyle w:val="22"/>
        <w:rPr>
          <w:rFonts w:ascii="Times New Roman"/>
        </w:rPr>
      </w:pPr>
      <w:r>
        <w:rPr>
          <w:rFonts w:ascii="Times New Roman" w:hint="eastAsia"/>
        </w:rPr>
        <w:t>对于</w:t>
      </w:r>
      <w:r w:rsidRPr="00493D3A">
        <w:rPr>
          <w:rFonts w:ascii="Times New Roman" w:hint="eastAsia"/>
        </w:rPr>
        <w:t>必经点集的存储</w:t>
      </w:r>
      <w:r>
        <w:rPr>
          <w:rFonts w:ascii="Times New Roman" w:hint="eastAsia"/>
        </w:rPr>
        <w:t>，我们用</w:t>
      </w:r>
      <m:oMath>
        <m:r>
          <w:rPr>
            <w:rFonts w:ascii="Cambria Math" w:hAnsi="Cambria Math" w:hint="eastAsia"/>
          </w:rPr>
          <m:t>get_need(v</m:t>
        </m:r>
        <m:r>
          <w:rPr>
            <w:rFonts w:ascii="Cambria Math" w:hAnsi="Cambria Math"/>
          </w:rPr>
          <m:t>'</m:t>
        </m:r>
        <m:r>
          <w:rPr>
            <w:rFonts w:ascii="Cambria Math" w:hAnsi="Cambria Math" w:hint="eastAsia"/>
          </w:rPr>
          <m:t>)</m:t>
        </m:r>
      </m:oMath>
      <w:r w:rsidRPr="00493D3A">
        <w:rPr>
          <w:rFonts w:ascii="Times New Roman" w:hint="eastAsia"/>
        </w:rPr>
        <w:t>存储必经点</w:t>
      </w:r>
      <m:oMath>
        <m:r>
          <w:rPr>
            <w:rFonts w:ascii="Cambria Math" w:hAnsi="Cambria Math" w:hint="eastAsia"/>
          </w:rPr>
          <m:t>v</m:t>
        </m:r>
        <m:r>
          <w:rPr>
            <w:rFonts w:ascii="Cambria Math" w:hAnsi="Cambria Math"/>
          </w:rPr>
          <m:t>'</m:t>
        </m:r>
      </m:oMath>
      <w:r w:rsidRPr="00493D3A">
        <w:rPr>
          <w:rFonts w:ascii="Times New Roman" w:hint="eastAsia"/>
        </w:rPr>
        <w:t>在必经点集中的序号</w:t>
      </w:r>
      <m:oMath>
        <m:r>
          <w:rPr>
            <w:rFonts w:ascii="Cambria Math" w:hAnsi="Cambria Math" w:hint="eastAsia"/>
          </w:rPr>
          <m:t>need_n</m:t>
        </m:r>
      </m:oMath>
      <w:r w:rsidRPr="00493D3A">
        <w:rPr>
          <w:rFonts w:ascii="Times New Roman" w:hint="eastAsia"/>
        </w:rPr>
        <w:t>。</w:t>
      </w:r>
      <m:oMath>
        <m:r>
          <w:rPr>
            <w:rFonts w:ascii="Cambria Math" w:hAnsi="Cambria Math" w:hint="eastAsia"/>
          </w:rPr>
          <m:t>need_juge(need_n)</m:t>
        </m:r>
      </m:oMath>
      <w:r w:rsidRPr="00493D3A">
        <w:rPr>
          <w:rFonts w:ascii="Times New Roman" w:hint="eastAsia"/>
        </w:rPr>
        <w:t>存储序号所对应的必经点</w:t>
      </w:r>
      <m:oMath>
        <m:r>
          <w:rPr>
            <w:rFonts w:ascii="Cambria Math" w:hAnsi="Cambria Math" w:hint="eastAsia"/>
          </w:rPr>
          <m:t>v</m:t>
        </m:r>
        <m:r>
          <w:rPr>
            <w:rFonts w:ascii="Cambria Math" w:hAnsi="Cambria Math"/>
          </w:rPr>
          <m:t>''</m:t>
        </m:r>
      </m:oMath>
      <w:r w:rsidRPr="00493D3A">
        <w:rPr>
          <w:rFonts w:ascii="Times New Roman" w:hint="eastAsia"/>
        </w:rPr>
        <w:t>。备选路的</w:t>
      </w:r>
      <m:oMath>
        <m:r>
          <w:rPr>
            <w:rFonts w:ascii="Cambria Math" w:hAnsi="Cambria Math" w:hint="eastAsia"/>
          </w:rPr>
          <m:t>v</m:t>
        </m:r>
        <m:r>
          <w:rPr>
            <w:rFonts w:ascii="Cambria Math" w:hAnsi="Cambria Math"/>
          </w:rPr>
          <m:t>''</m:t>
        </m:r>
      </m:oMath>
      <w:r w:rsidRPr="00493D3A">
        <w:rPr>
          <w:rFonts w:ascii="Times New Roman" w:hint="eastAsia"/>
        </w:rPr>
        <w:t>存储同理。</w:t>
      </w:r>
      <w:r>
        <w:rPr>
          <w:rFonts w:ascii="Times New Roman" w:hint="eastAsia"/>
        </w:rPr>
        <w:t>这样做方便在算法中判断必经点的排序序号，以及查找必经点的图序号。</w:t>
      </w:r>
    </w:p>
    <w:p w:rsidR="00BA16F7" w:rsidRDefault="00BA16F7" w:rsidP="00BA16F7">
      <w:pPr>
        <w:pStyle w:val="22"/>
        <w:rPr>
          <w:rFonts w:ascii="Times New Roman"/>
        </w:rPr>
      </w:pPr>
      <w:r>
        <w:rPr>
          <w:rFonts w:ascii="Times New Roman" w:hint="eastAsia"/>
        </w:rPr>
        <w:t>当针对备选路的必经点集存储结束后，我们会</w:t>
      </w:r>
      <w:r w:rsidRPr="00493D3A">
        <w:rPr>
          <w:rFonts w:ascii="Times New Roman" w:hint="eastAsia"/>
        </w:rPr>
        <w:t>针对备选路的必经点</w:t>
      </w:r>
      <m:oMath>
        <m:r>
          <w:rPr>
            <w:rFonts w:ascii="Cambria Math" w:hAnsi="Cambria Math" w:hint="eastAsia"/>
          </w:rPr>
          <m:t>v</m:t>
        </m:r>
        <m:r>
          <w:rPr>
            <w:rFonts w:ascii="Cambria Math" w:hAnsi="Cambria Math"/>
          </w:rPr>
          <m:t>''</m:t>
        </m:r>
      </m:oMath>
      <w:r>
        <w:rPr>
          <w:rFonts w:ascii="Times New Roman" w:hint="eastAsia"/>
        </w:rPr>
        <w:t>进行依次判断</w:t>
      </w:r>
      <w:r w:rsidRPr="00493D3A">
        <w:rPr>
          <w:rFonts w:ascii="Times New Roman" w:hint="eastAsia"/>
        </w:rPr>
        <w:t>，当某</w:t>
      </w:r>
      <w:r>
        <w:rPr>
          <w:rFonts w:ascii="Times New Roman" w:hint="eastAsia"/>
        </w:rPr>
        <w:t>必经点</w:t>
      </w:r>
      <m:oMath>
        <m:r>
          <m:rPr>
            <m:nor/>
          </m:rPr>
          <w:rPr>
            <w:rFonts w:ascii="Cambria Math" w:hAnsi="Cambria Math" w:hint="eastAsia"/>
          </w:rPr>
          <m:t>p</m:t>
        </m:r>
      </m:oMath>
      <w:r w:rsidRPr="00493D3A">
        <w:rPr>
          <w:rFonts w:ascii="Times New Roman" w:hint="eastAsia"/>
        </w:rPr>
        <w:t>的出度为</w:t>
      </w:r>
      <w:r w:rsidRPr="00493D3A">
        <w:rPr>
          <w:rFonts w:ascii="Times New Roman" w:hint="eastAsia"/>
        </w:rPr>
        <w:t>1</w:t>
      </w:r>
      <w:r w:rsidRPr="00493D3A">
        <w:rPr>
          <w:rFonts w:ascii="Times New Roman" w:hint="eastAsia"/>
        </w:rPr>
        <w:t>时</w:t>
      </w:r>
      <w:r>
        <w:rPr>
          <w:rFonts w:ascii="Times New Roman" w:hint="eastAsia"/>
        </w:rPr>
        <w:t>，增加该点那条边的重复值权重，并引申至前后皆为出度为</w:t>
      </w:r>
      <w:r>
        <w:rPr>
          <w:rFonts w:ascii="Times New Roman" w:hint="eastAsia"/>
        </w:rPr>
        <w:t>1</w:t>
      </w:r>
      <w:r>
        <w:rPr>
          <w:rFonts w:ascii="Times New Roman" w:hint="eastAsia"/>
        </w:rPr>
        <w:t>的点和边</w:t>
      </w:r>
      <w:r w:rsidRPr="00493D3A">
        <w:rPr>
          <w:rFonts w:ascii="Times New Roman" w:hint="eastAsia"/>
        </w:rPr>
        <w:t>。</w:t>
      </w:r>
    </w:p>
    <w:p w:rsidR="00BA16F7" w:rsidRDefault="001467AF" w:rsidP="00BA16F7">
      <w:pPr>
        <w:pStyle w:val="22"/>
        <w:rPr>
          <w:rFonts w:ascii="Times New Roman"/>
        </w:rPr>
      </w:pPr>
      <w:r>
        <w:rPr>
          <w:rFonts w:ascii="Times New Roman" w:hint="eastAsia"/>
        </w:rPr>
        <w:t>我们可以参考图</w:t>
      </w:r>
      <w:r>
        <w:rPr>
          <w:rFonts w:ascii="Times New Roman" w:hint="eastAsia"/>
        </w:rPr>
        <w:t>4-5</w:t>
      </w:r>
      <w:r w:rsidR="00BA16F7">
        <w:rPr>
          <w:rFonts w:ascii="Times New Roman" w:hint="eastAsia"/>
        </w:rPr>
        <w:t>，点</w:t>
      </w:r>
      <w:r w:rsidR="00BA16F7">
        <w:rPr>
          <w:rFonts w:ascii="Times New Roman" w:hint="eastAsia"/>
        </w:rPr>
        <w:t>B</w:t>
      </w:r>
      <w:r w:rsidR="00BA16F7">
        <w:rPr>
          <w:rFonts w:ascii="Times New Roman" w:hint="eastAsia"/>
        </w:rPr>
        <w:t>为备选路的必经点，点</w:t>
      </w:r>
      <w:r w:rsidR="00BA16F7">
        <w:rPr>
          <w:rFonts w:ascii="Times New Roman" w:hint="eastAsia"/>
        </w:rPr>
        <w:t>B</w:t>
      </w:r>
      <w:r w:rsidR="00BA16F7">
        <w:rPr>
          <w:rFonts w:ascii="Times New Roman" w:hint="eastAsia"/>
        </w:rPr>
        <w:t>的出度为</w:t>
      </w:r>
      <w:r w:rsidR="00BA16F7">
        <w:rPr>
          <w:rFonts w:ascii="Times New Roman" w:hint="eastAsia"/>
        </w:rPr>
        <w:t>1</w:t>
      </w:r>
      <w:r w:rsidR="00BA16F7">
        <w:rPr>
          <w:rFonts w:ascii="Times New Roman" w:hint="eastAsia"/>
        </w:rPr>
        <w:t>，故</w:t>
      </w:r>
      <w:r>
        <w:rPr>
          <w:rFonts w:ascii="Times New Roman" w:hint="eastAsia"/>
        </w:rPr>
        <w:t>入</w:t>
      </w:r>
      <w:r w:rsidR="00BA16F7">
        <w:rPr>
          <w:rFonts w:ascii="Times New Roman" w:hint="eastAsia"/>
        </w:rPr>
        <w:t>边和</w:t>
      </w:r>
      <w:r>
        <w:rPr>
          <w:rFonts w:ascii="Times New Roman" w:hint="eastAsia"/>
        </w:rPr>
        <w:t>出</w:t>
      </w:r>
      <w:r w:rsidR="00BA16F7">
        <w:rPr>
          <w:rFonts w:ascii="Times New Roman" w:hint="eastAsia"/>
        </w:rPr>
        <w:t>边的重复值权重皆加</w:t>
      </w:r>
      <w:r w:rsidR="00BA16F7">
        <w:rPr>
          <w:rFonts w:ascii="Times New Roman" w:hint="eastAsia"/>
        </w:rPr>
        <w:t>1</w:t>
      </w:r>
      <w:r w:rsidR="00BA16F7">
        <w:rPr>
          <w:rFonts w:ascii="Times New Roman" w:hint="eastAsia"/>
        </w:rPr>
        <w:t>。同时由于点</w:t>
      </w:r>
      <w:r w:rsidR="00BA16F7">
        <w:rPr>
          <w:rFonts w:ascii="Times New Roman" w:hint="eastAsia"/>
        </w:rPr>
        <w:t>B</w:t>
      </w:r>
      <w:r w:rsidR="00BA16F7">
        <w:rPr>
          <w:rFonts w:ascii="Times New Roman" w:hint="eastAsia"/>
        </w:rPr>
        <w:t>的下一个点</w:t>
      </w:r>
      <w:r w:rsidR="00BA16F7">
        <w:rPr>
          <w:rFonts w:ascii="Times New Roman" w:hint="eastAsia"/>
        </w:rPr>
        <w:t>C</w:t>
      </w:r>
      <w:r w:rsidR="00BA16F7">
        <w:rPr>
          <w:rFonts w:ascii="Times New Roman" w:hint="eastAsia"/>
        </w:rPr>
        <w:t>的出度也为</w:t>
      </w:r>
      <w:r w:rsidR="00BA16F7">
        <w:rPr>
          <w:rFonts w:ascii="Times New Roman" w:hint="eastAsia"/>
        </w:rPr>
        <w:t>1</w:t>
      </w:r>
      <w:r w:rsidR="00BA16F7">
        <w:rPr>
          <w:rFonts w:ascii="Times New Roman" w:hint="eastAsia"/>
        </w:rPr>
        <w:t>，故</w:t>
      </w:r>
      <w:r w:rsidR="00BA16F7">
        <w:rPr>
          <w:rFonts w:ascii="Times New Roman" w:hint="eastAsia"/>
        </w:rPr>
        <w:t>C</w:t>
      </w:r>
      <w:r w:rsidR="00BA16F7">
        <w:rPr>
          <w:rFonts w:ascii="Times New Roman" w:hint="eastAsia"/>
        </w:rPr>
        <w:t>的</w:t>
      </w:r>
      <w:r>
        <w:rPr>
          <w:rFonts w:ascii="Times New Roman" w:hint="eastAsia"/>
        </w:rPr>
        <w:t>出</w:t>
      </w:r>
      <w:r w:rsidR="00BA16F7">
        <w:rPr>
          <w:rFonts w:ascii="Times New Roman" w:hint="eastAsia"/>
        </w:rPr>
        <w:t>边的重复值权重也加</w:t>
      </w:r>
      <w:r w:rsidR="00BA16F7">
        <w:rPr>
          <w:rFonts w:ascii="Times New Roman" w:hint="eastAsia"/>
        </w:rPr>
        <w:t>1</w:t>
      </w:r>
      <w:r w:rsidR="00BA16F7">
        <w:rPr>
          <w:rFonts w:ascii="Times New Roman" w:hint="eastAsia"/>
        </w:rPr>
        <w:t>。</w:t>
      </w:r>
    </w:p>
    <w:p w:rsidR="00CF19CE" w:rsidRDefault="00CF19CE" w:rsidP="00CF19CE">
      <w:pPr>
        <w:pStyle w:val="22"/>
        <w:jc w:val="center"/>
        <w:rPr>
          <w:rFonts w:ascii="Times New Roman"/>
        </w:rPr>
      </w:pPr>
      <w:r>
        <w:rPr>
          <w:rFonts w:ascii="Times New Roman"/>
          <w:noProof/>
        </w:rPr>
        <w:lastRenderedPageBreak/>
        <w:drawing>
          <wp:inline distT="0" distB="0" distL="0" distR="0">
            <wp:extent cx="2905125" cy="1762125"/>
            <wp:effectExtent l="19050" t="0" r="9525" b="0"/>
            <wp:docPr id="10" name="图片 9" descr="图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4-5.png"/>
                    <pic:cNvPicPr/>
                  </pic:nvPicPr>
                  <pic:blipFill>
                    <a:blip r:embed="rId29" cstate="print"/>
                    <a:stretch>
                      <a:fillRect/>
                    </a:stretch>
                  </pic:blipFill>
                  <pic:spPr>
                    <a:xfrm>
                      <a:off x="0" y="0"/>
                      <a:ext cx="2905125" cy="1762125"/>
                    </a:xfrm>
                    <a:prstGeom prst="rect">
                      <a:avLst/>
                    </a:prstGeom>
                  </pic:spPr>
                </pic:pic>
              </a:graphicData>
            </a:graphic>
          </wp:inline>
        </w:drawing>
      </w:r>
    </w:p>
    <w:p w:rsidR="00CF19CE" w:rsidRPr="00611F13" w:rsidRDefault="00CF19CE" w:rsidP="00D1036A">
      <w:pPr>
        <w:adjustRightInd w:val="0"/>
        <w:snapToGrid w:val="0"/>
        <w:spacing w:afterLines="50" w:line="360" w:lineRule="auto"/>
        <w:jc w:val="center"/>
        <w:rPr>
          <w:kern w:val="0"/>
          <w:szCs w:val="21"/>
        </w:rPr>
      </w:pPr>
      <w:r w:rsidRPr="005918BE">
        <w:rPr>
          <w:rFonts w:hint="eastAsia"/>
          <w:kern w:val="0"/>
          <w:szCs w:val="21"/>
        </w:rPr>
        <w:t>图</w:t>
      </w:r>
      <w:r>
        <w:rPr>
          <w:rFonts w:hint="eastAsia"/>
          <w:kern w:val="0"/>
          <w:szCs w:val="21"/>
        </w:rPr>
        <w:t>4-</w:t>
      </w:r>
      <w:r w:rsidR="00173E1F">
        <w:rPr>
          <w:rFonts w:hint="eastAsia"/>
          <w:kern w:val="0"/>
          <w:szCs w:val="21"/>
        </w:rPr>
        <w:t>5</w:t>
      </w:r>
      <w:r w:rsidRPr="005918BE">
        <w:rPr>
          <w:rFonts w:hint="eastAsia"/>
          <w:kern w:val="0"/>
          <w:szCs w:val="21"/>
        </w:rPr>
        <w:t xml:space="preserve">  </w:t>
      </w:r>
      <w:r>
        <w:rPr>
          <w:rFonts w:hint="eastAsia"/>
          <w:kern w:val="0"/>
          <w:szCs w:val="21"/>
        </w:rPr>
        <w:t>需要预处理的情况示例图</w:t>
      </w:r>
    </w:p>
    <w:p w:rsidR="00BA16F7" w:rsidRPr="00BA16F7" w:rsidRDefault="00BA16F7" w:rsidP="00BA16F7">
      <w:pPr>
        <w:pStyle w:val="22"/>
        <w:rPr>
          <w:rFonts w:ascii="Times New Roman"/>
        </w:rPr>
      </w:pPr>
      <w:r>
        <w:rPr>
          <w:rFonts w:ascii="Times New Roman" w:hint="eastAsia"/>
        </w:rPr>
        <w:t>该操作的意义为：由于备选路的必经点限制，导致被备选路必须经过这些边，故首选路在搜索时，需要尽量避开这些边。</w:t>
      </w:r>
      <w:r w:rsidR="00423747">
        <w:rPr>
          <w:rFonts w:ascii="Times New Roman" w:hint="eastAsia"/>
        </w:rPr>
        <w:t>这是该算法预处理部分相当关键的一个步骤，避免了非常多不必要的重边情况。</w:t>
      </w:r>
    </w:p>
    <w:p w:rsidR="00B22279" w:rsidRPr="00BA18C5" w:rsidRDefault="00B22279" w:rsidP="00BA18C5">
      <w:pPr>
        <w:pStyle w:val="3"/>
      </w:pPr>
      <w:bookmarkStart w:id="45" w:name="_Toc484106725"/>
      <w:r w:rsidRPr="00BA18C5">
        <w:rPr>
          <w:rFonts w:hint="eastAsia"/>
        </w:rPr>
        <w:t>4</w:t>
      </w:r>
      <w:r w:rsidRPr="00BA18C5">
        <w:t>.1.</w:t>
      </w:r>
      <w:r w:rsidR="00BA16F7" w:rsidRPr="00BA18C5">
        <w:rPr>
          <w:rFonts w:hint="eastAsia"/>
        </w:rPr>
        <w:t>3</w:t>
      </w:r>
      <w:r w:rsidRPr="00BA18C5">
        <w:rPr>
          <w:rFonts w:hint="eastAsia"/>
        </w:rPr>
        <w:t xml:space="preserve">  </w:t>
      </w:r>
      <w:r w:rsidR="00594410">
        <w:rPr>
          <w:rFonts w:hint="eastAsia"/>
        </w:rPr>
        <w:t>C</w:t>
      </w:r>
      <w:r w:rsidR="005A3ACE">
        <w:rPr>
          <w:rFonts w:hint="eastAsia"/>
        </w:rPr>
        <w:t>ompressR</w:t>
      </w:r>
      <w:r w:rsidR="001467AF" w:rsidRPr="00BA18C5">
        <w:rPr>
          <w:rFonts w:hint="eastAsia"/>
        </w:rPr>
        <w:t>oad</w:t>
      </w:r>
      <w:r w:rsidR="001467AF" w:rsidRPr="00BA18C5">
        <w:rPr>
          <w:rFonts w:hint="eastAsia"/>
        </w:rPr>
        <w:t>算法</w:t>
      </w:r>
      <w:r w:rsidR="005A3ACE">
        <w:rPr>
          <w:rFonts w:hint="eastAsia"/>
        </w:rPr>
        <w:t>（</w:t>
      </w:r>
      <w:r w:rsidR="00492093" w:rsidRPr="00BA18C5">
        <w:rPr>
          <w:rFonts w:hint="eastAsia"/>
        </w:rPr>
        <w:t>修改版</w:t>
      </w:r>
      <w:r w:rsidR="00492093" w:rsidRPr="00BA18C5">
        <w:rPr>
          <w:rFonts w:hint="eastAsia"/>
        </w:rPr>
        <w:t>Dijkstra</w:t>
      </w:r>
      <w:r w:rsidR="005A3ACE">
        <w:rPr>
          <w:rFonts w:hint="eastAsia"/>
        </w:rPr>
        <w:t>）</w:t>
      </w:r>
      <w:bookmarkEnd w:id="45"/>
    </w:p>
    <w:p w:rsidR="00FA50E1" w:rsidRDefault="00492093" w:rsidP="00FF794D">
      <w:pPr>
        <w:spacing w:line="360" w:lineRule="auto"/>
        <w:ind w:firstLineChars="200" w:firstLine="480"/>
        <w:rPr>
          <w:sz w:val="24"/>
        </w:rPr>
      </w:pPr>
      <w:r w:rsidRPr="00492093">
        <w:rPr>
          <w:rFonts w:hint="eastAsia"/>
          <w:sz w:val="24"/>
        </w:rPr>
        <w:t>该算法名为</w:t>
      </w:r>
      <w:r w:rsidR="00594410">
        <w:rPr>
          <w:rFonts w:hint="eastAsia"/>
          <w:sz w:val="24"/>
        </w:rPr>
        <w:t>C</w:t>
      </w:r>
      <w:r w:rsidR="005A3ACE">
        <w:rPr>
          <w:rFonts w:hint="eastAsia"/>
          <w:sz w:val="24"/>
        </w:rPr>
        <w:t>ompressR</w:t>
      </w:r>
      <w:r w:rsidR="004A5703">
        <w:rPr>
          <w:rFonts w:hint="eastAsia"/>
          <w:sz w:val="24"/>
        </w:rPr>
        <w:t>oad</w:t>
      </w:r>
      <w:r w:rsidR="004A5703" w:rsidRPr="00492093">
        <w:rPr>
          <w:rFonts w:hint="eastAsia"/>
          <w:sz w:val="24"/>
        </w:rPr>
        <w:t xml:space="preserve"> </w:t>
      </w:r>
      <w:r w:rsidR="005A3ACE">
        <w:rPr>
          <w:rFonts w:hint="eastAsia"/>
          <w:sz w:val="24"/>
        </w:rPr>
        <w:t>(s,f</w:t>
      </w:r>
      <w:r w:rsidRPr="00492093">
        <w:rPr>
          <w:rFonts w:hint="eastAsia"/>
          <w:sz w:val="24"/>
        </w:rPr>
        <w:t>indn)</w:t>
      </w:r>
      <w:r w:rsidR="00710CF8">
        <w:rPr>
          <w:rFonts w:hint="eastAsia"/>
          <w:sz w:val="24"/>
        </w:rPr>
        <w:t>，</w:t>
      </w:r>
      <w:r w:rsidR="00710CF8">
        <w:rPr>
          <w:rFonts w:hint="eastAsia"/>
          <w:sz w:val="24"/>
        </w:rPr>
        <w:t>s</w:t>
      </w:r>
      <w:r w:rsidR="00710CF8">
        <w:rPr>
          <w:rFonts w:hint="eastAsia"/>
          <w:sz w:val="24"/>
        </w:rPr>
        <w:t>为算法中的扩散起始点，</w:t>
      </w:r>
      <w:r w:rsidR="00710CF8">
        <w:rPr>
          <w:rFonts w:hint="eastAsia"/>
          <w:sz w:val="24"/>
        </w:rPr>
        <w:t>findn</w:t>
      </w:r>
      <w:r w:rsidR="00710CF8">
        <w:rPr>
          <w:rFonts w:hint="eastAsia"/>
          <w:sz w:val="24"/>
        </w:rPr>
        <w:t>为所要查找的必经点数量</w:t>
      </w:r>
      <w:r w:rsidR="00EC5806">
        <w:rPr>
          <w:rFonts w:hint="eastAsia"/>
          <w:sz w:val="24"/>
        </w:rPr>
        <w:t>。</w:t>
      </w:r>
    </w:p>
    <w:p w:rsidR="001A6A3F" w:rsidRDefault="00492093" w:rsidP="00FF794D">
      <w:pPr>
        <w:spacing w:line="360" w:lineRule="auto"/>
        <w:ind w:firstLineChars="200" w:firstLine="480"/>
        <w:rPr>
          <w:sz w:val="24"/>
        </w:rPr>
      </w:pPr>
      <w:r w:rsidRPr="00492093">
        <w:rPr>
          <w:rFonts w:hint="eastAsia"/>
          <w:sz w:val="24"/>
        </w:rPr>
        <w:t>该算法用于求从</w:t>
      </w:r>
      <w:r w:rsidRPr="00492093">
        <w:rPr>
          <w:rFonts w:hint="eastAsia"/>
          <w:sz w:val="24"/>
        </w:rPr>
        <w:t>s</w:t>
      </w:r>
      <w:r w:rsidRPr="00492093">
        <w:rPr>
          <w:rFonts w:hint="eastAsia"/>
          <w:sz w:val="24"/>
        </w:rPr>
        <w:t>点到其他各点</w:t>
      </w:r>
      <w:r w:rsidRPr="00492093">
        <w:rPr>
          <w:rFonts w:hint="eastAsia"/>
          <w:sz w:val="24"/>
        </w:rPr>
        <w:t>v</w:t>
      </w:r>
      <w:r w:rsidRPr="00492093">
        <w:rPr>
          <w:rFonts w:hint="eastAsia"/>
          <w:sz w:val="24"/>
        </w:rPr>
        <w:t>的最短距离，并将路径信息存入</w:t>
      </w:r>
      <w:r w:rsidRPr="00492093">
        <w:rPr>
          <w:rFonts w:hint="eastAsia"/>
          <w:sz w:val="24"/>
        </w:rPr>
        <w:t>NeedRoad(s,v)</w:t>
      </w:r>
      <w:r w:rsidRPr="00492093">
        <w:rPr>
          <w:rFonts w:hint="eastAsia"/>
          <w:sz w:val="24"/>
        </w:rPr>
        <w:t>，找到</w:t>
      </w:r>
      <w:r w:rsidRPr="00492093">
        <w:rPr>
          <w:rFonts w:hint="eastAsia"/>
          <w:sz w:val="24"/>
        </w:rPr>
        <w:t>findn</w:t>
      </w:r>
      <w:r w:rsidRPr="00492093">
        <w:rPr>
          <w:rFonts w:hint="eastAsia"/>
          <w:sz w:val="24"/>
        </w:rPr>
        <w:t>个点即停止。</w:t>
      </w:r>
    </w:p>
    <w:p w:rsidR="00840B48" w:rsidRPr="00840B48" w:rsidRDefault="00840B48" w:rsidP="00840B48">
      <w:pPr>
        <w:spacing w:line="360" w:lineRule="auto"/>
        <w:ind w:firstLineChars="200" w:firstLine="480"/>
        <w:rPr>
          <w:sz w:val="24"/>
        </w:rPr>
      </w:pPr>
      <w:r>
        <w:rPr>
          <w:rFonts w:hint="eastAsia"/>
          <w:sz w:val="24"/>
        </w:rPr>
        <w:t>由于压缩时，需要确定的是某点到其他所有各点的最短距离，且要保证一个较快的速度，</w:t>
      </w:r>
      <w:r>
        <w:rPr>
          <w:rFonts w:hint="eastAsia"/>
          <w:sz w:val="24"/>
        </w:rPr>
        <w:t>Dijkstra</w:t>
      </w:r>
      <w:r>
        <w:rPr>
          <w:rFonts w:hint="eastAsia"/>
          <w:sz w:val="24"/>
        </w:rPr>
        <w:t>算法正好能够解决这个问题，但必须进行相应的修改和优化。</w:t>
      </w:r>
    </w:p>
    <w:p w:rsidR="00274DAB" w:rsidRDefault="00274DAB" w:rsidP="00FF794D">
      <w:pPr>
        <w:spacing w:line="360" w:lineRule="auto"/>
        <w:ind w:firstLineChars="200" w:firstLine="480"/>
        <w:rPr>
          <w:sz w:val="24"/>
        </w:rPr>
      </w:pPr>
      <w:r>
        <w:rPr>
          <w:rFonts w:hint="eastAsia"/>
          <w:sz w:val="24"/>
        </w:rPr>
        <w:t>该算法需要考虑到</w:t>
      </w:r>
      <w:r>
        <w:rPr>
          <w:rFonts w:hint="eastAsia"/>
          <w:sz w:val="24"/>
        </w:rPr>
        <w:t>2</w:t>
      </w:r>
      <w:r>
        <w:rPr>
          <w:rFonts w:hint="eastAsia"/>
          <w:sz w:val="24"/>
        </w:rPr>
        <w:t>点，一是如何在</w:t>
      </w:r>
      <w:r w:rsidR="00594410">
        <w:rPr>
          <w:rFonts w:hint="eastAsia"/>
          <w:sz w:val="24"/>
        </w:rPr>
        <w:t>D</w:t>
      </w:r>
      <w:r>
        <w:rPr>
          <w:rFonts w:hint="eastAsia"/>
          <w:sz w:val="24"/>
        </w:rPr>
        <w:t>ijkstra</w:t>
      </w:r>
      <w:r>
        <w:rPr>
          <w:rFonts w:hint="eastAsia"/>
          <w:sz w:val="24"/>
        </w:rPr>
        <w:t>的基础上进行路径压缩，二是如何按照课题所给条件，进行特定需求的处理。</w:t>
      </w:r>
    </w:p>
    <w:p w:rsidR="00492093" w:rsidRPr="00492093" w:rsidRDefault="001A6A3F" w:rsidP="00FF794D">
      <w:pPr>
        <w:spacing w:line="360" w:lineRule="auto"/>
        <w:ind w:firstLineChars="200" w:firstLine="480"/>
        <w:rPr>
          <w:sz w:val="24"/>
        </w:rPr>
      </w:pPr>
      <w:r>
        <w:rPr>
          <w:rFonts w:hint="eastAsia"/>
          <w:sz w:val="24"/>
        </w:rPr>
        <w:t>描述为文字时的</w:t>
      </w:r>
      <w:r w:rsidR="00492093" w:rsidRPr="00492093">
        <w:rPr>
          <w:rFonts w:hint="eastAsia"/>
          <w:sz w:val="24"/>
        </w:rPr>
        <w:t>具体流程如下：</w:t>
      </w:r>
    </w:p>
    <w:p w:rsidR="00492093" w:rsidRPr="00492093" w:rsidRDefault="00492093" w:rsidP="00492093">
      <w:pPr>
        <w:spacing w:line="360" w:lineRule="auto"/>
        <w:ind w:firstLine="420"/>
        <w:rPr>
          <w:sz w:val="24"/>
        </w:rPr>
      </w:pPr>
      <w:r w:rsidRPr="00492093">
        <w:rPr>
          <w:rFonts w:hint="eastAsia"/>
          <w:sz w:val="24"/>
        </w:rPr>
        <w:t>（</w:t>
      </w:r>
      <w:r w:rsidRPr="00492093">
        <w:rPr>
          <w:rFonts w:hint="eastAsia"/>
          <w:sz w:val="24"/>
        </w:rPr>
        <w:t>1</w:t>
      </w:r>
      <w:r w:rsidRPr="00492093">
        <w:rPr>
          <w:rFonts w:hint="eastAsia"/>
          <w:sz w:val="24"/>
        </w:rPr>
        <w:t>）初始化，令</w:t>
      </w:r>
      <w:r w:rsidRPr="00492093">
        <w:rPr>
          <w:rFonts w:hint="eastAsia"/>
          <w:sz w:val="24"/>
        </w:rPr>
        <w:t>s</w:t>
      </w:r>
      <w:r w:rsidRPr="00492093">
        <w:rPr>
          <w:rFonts w:hint="eastAsia"/>
          <w:sz w:val="24"/>
        </w:rPr>
        <w:t>到其他点的所有距离和重复值为无穷。</w:t>
      </w:r>
    </w:p>
    <w:p w:rsidR="00492093" w:rsidRPr="00492093" w:rsidRDefault="00492093" w:rsidP="00492093">
      <w:pPr>
        <w:spacing w:line="360" w:lineRule="auto"/>
        <w:ind w:firstLine="420"/>
        <w:rPr>
          <w:sz w:val="24"/>
        </w:rPr>
      </w:pPr>
      <w:r w:rsidRPr="00492093">
        <w:rPr>
          <w:rFonts w:hint="eastAsia"/>
          <w:sz w:val="24"/>
        </w:rPr>
        <w:t>（</w:t>
      </w:r>
      <w:r w:rsidRPr="00492093">
        <w:rPr>
          <w:rFonts w:hint="eastAsia"/>
          <w:sz w:val="24"/>
        </w:rPr>
        <w:t>2</w:t>
      </w:r>
      <w:r w:rsidRPr="00492093">
        <w:rPr>
          <w:rFonts w:hint="eastAsia"/>
          <w:sz w:val="24"/>
        </w:rPr>
        <w:t>）找到重复值、距离最小的点</w:t>
      </w:r>
      <w:r w:rsidRPr="00492093">
        <w:rPr>
          <w:rFonts w:hint="eastAsia"/>
          <w:sz w:val="24"/>
        </w:rPr>
        <w:t>select</w:t>
      </w:r>
      <w:r w:rsidR="00840B48">
        <w:rPr>
          <w:rFonts w:hint="eastAsia"/>
          <w:sz w:val="24"/>
        </w:rPr>
        <w:t>。</w:t>
      </w:r>
    </w:p>
    <w:p w:rsidR="00492093" w:rsidRPr="00492093" w:rsidRDefault="00EC5806" w:rsidP="00492093">
      <w:pPr>
        <w:spacing w:line="360" w:lineRule="auto"/>
        <w:ind w:firstLine="420"/>
        <w:rPr>
          <w:sz w:val="24"/>
        </w:rPr>
      </w:pPr>
      <w:r>
        <w:rPr>
          <w:rFonts w:hint="eastAsia"/>
          <w:sz w:val="24"/>
        </w:rPr>
        <w:t>（</w:t>
      </w:r>
      <w:r>
        <w:rPr>
          <w:rFonts w:hint="eastAsia"/>
          <w:sz w:val="24"/>
        </w:rPr>
        <w:t>3</w:t>
      </w:r>
      <w:r>
        <w:rPr>
          <w:rFonts w:hint="eastAsia"/>
          <w:sz w:val="24"/>
        </w:rPr>
        <w:t>）</w:t>
      </w:r>
      <w:r w:rsidR="00492093" w:rsidRPr="00492093">
        <w:rPr>
          <w:rFonts w:hint="eastAsia"/>
          <w:sz w:val="24"/>
        </w:rPr>
        <w:t>如果该点</w:t>
      </w:r>
      <w:r w:rsidR="00492093" w:rsidRPr="00492093">
        <w:rPr>
          <w:rFonts w:hint="eastAsia"/>
          <w:sz w:val="24"/>
        </w:rPr>
        <w:t>v</w:t>
      </w:r>
      <w:r w:rsidR="00492093" w:rsidRPr="00492093">
        <w:rPr>
          <w:rFonts w:hint="eastAsia"/>
          <w:sz w:val="24"/>
        </w:rPr>
        <w:t>为必经点，则为</w:t>
      </w:r>
      <w:r w:rsidR="00492093" w:rsidRPr="00492093">
        <w:rPr>
          <w:rFonts w:hint="eastAsia"/>
          <w:sz w:val="24"/>
        </w:rPr>
        <w:t>s-&gt;v</w:t>
      </w:r>
      <w:r w:rsidR="00492093" w:rsidRPr="00492093">
        <w:rPr>
          <w:rFonts w:hint="eastAsia"/>
          <w:sz w:val="24"/>
        </w:rPr>
        <w:t>生成一条最短路径并保存进</w:t>
      </w:r>
      <w:r w:rsidR="005A3ACE">
        <w:rPr>
          <w:rFonts w:hint="eastAsia"/>
          <w:sz w:val="24"/>
        </w:rPr>
        <w:t>NeedR</w:t>
      </w:r>
      <w:r w:rsidR="00492093" w:rsidRPr="00492093">
        <w:rPr>
          <w:rFonts w:hint="eastAsia"/>
          <w:sz w:val="24"/>
        </w:rPr>
        <w:t>oad(s,v)</w:t>
      </w:r>
      <w:r w:rsidR="00492093" w:rsidRPr="00492093">
        <w:rPr>
          <w:rFonts w:hint="eastAsia"/>
          <w:sz w:val="24"/>
        </w:rPr>
        <w:t>中。若该算法已生成</w:t>
      </w:r>
      <w:r w:rsidR="00492093" w:rsidRPr="00492093">
        <w:rPr>
          <w:rFonts w:hint="eastAsia"/>
          <w:sz w:val="24"/>
        </w:rPr>
        <w:t>findn</w:t>
      </w:r>
      <w:r w:rsidR="00492093" w:rsidRPr="00492093">
        <w:rPr>
          <w:rFonts w:hint="eastAsia"/>
          <w:sz w:val="24"/>
        </w:rPr>
        <w:t>条路，则退出算法。</w:t>
      </w:r>
    </w:p>
    <w:p w:rsidR="00B22279" w:rsidRDefault="00274DAB" w:rsidP="00492093">
      <w:pPr>
        <w:spacing w:line="360" w:lineRule="auto"/>
        <w:ind w:firstLine="420"/>
        <w:rPr>
          <w:sz w:val="24"/>
        </w:rPr>
      </w:pPr>
      <w:r>
        <w:rPr>
          <w:rFonts w:hint="eastAsia"/>
          <w:sz w:val="24"/>
        </w:rPr>
        <w:t>（</w:t>
      </w:r>
      <w:r>
        <w:rPr>
          <w:rFonts w:hint="eastAsia"/>
          <w:sz w:val="24"/>
        </w:rPr>
        <w:t>4</w:t>
      </w:r>
      <w:r>
        <w:rPr>
          <w:rFonts w:hint="eastAsia"/>
          <w:sz w:val="24"/>
        </w:rPr>
        <w:t>）若是必经点，直接跳转到（</w:t>
      </w:r>
      <w:r>
        <w:rPr>
          <w:rFonts w:hint="eastAsia"/>
          <w:sz w:val="24"/>
        </w:rPr>
        <w:t>2</w:t>
      </w:r>
      <w:r>
        <w:rPr>
          <w:rFonts w:hint="eastAsia"/>
          <w:sz w:val="24"/>
        </w:rPr>
        <w:t>）。否则</w:t>
      </w:r>
      <w:r w:rsidR="00492093" w:rsidRPr="00492093">
        <w:rPr>
          <w:rFonts w:hint="eastAsia"/>
          <w:sz w:val="24"/>
        </w:rPr>
        <w:t>进行松弛和更新操作，判断条件依旧为重复值和距离。跳转到</w:t>
      </w:r>
      <w:r w:rsidR="00C62C53">
        <w:rPr>
          <w:rFonts w:hint="eastAsia"/>
          <w:sz w:val="24"/>
        </w:rPr>
        <w:t>（</w:t>
      </w:r>
      <w:r w:rsidR="00C62C53">
        <w:rPr>
          <w:rFonts w:hint="eastAsia"/>
          <w:sz w:val="24"/>
        </w:rPr>
        <w:t>2</w:t>
      </w:r>
      <w:r w:rsidR="00C62C53">
        <w:rPr>
          <w:rFonts w:hint="eastAsia"/>
          <w:sz w:val="24"/>
        </w:rPr>
        <w:t>）</w:t>
      </w:r>
      <w:r w:rsidR="00492093" w:rsidRPr="00492093">
        <w:rPr>
          <w:rFonts w:hint="eastAsia"/>
          <w:sz w:val="24"/>
        </w:rPr>
        <w:t>。</w:t>
      </w:r>
    </w:p>
    <w:p w:rsidR="00BA7A36" w:rsidRDefault="00BA7A36" w:rsidP="00492093">
      <w:pPr>
        <w:spacing w:line="360" w:lineRule="auto"/>
        <w:ind w:firstLine="420"/>
        <w:rPr>
          <w:sz w:val="24"/>
        </w:rPr>
      </w:pPr>
    </w:p>
    <w:p w:rsidR="00274DAB" w:rsidRDefault="00274DAB" w:rsidP="00492093">
      <w:pPr>
        <w:spacing w:line="360" w:lineRule="auto"/>
        <w:ind w:firstLine="420"/>
        <w:rPr>
          <w:sz w:val="24"/>
        </w:rPr>
      </w:pPr>
    </w:p>
    <w:p w:rsidR="00274DAB" w:rsidRDefault="00274DAB" w:rsidP="00492093">
      <w:pPr>
        <w:spacing w:line="360" w:lineRule="auto"/>
        <w:ind w:firstLine="420"/>
        <w:rPr>
          <w:sz w:val="24"/>
        </w:rPr>
      </w:pPr>
    </w:p>
    <w:p w:rsidR="00274DAB" w:rsidRDefault="00274DAB" w:rsidP="00274DAB">
      <w:pPr>
        <w:spacing w:line="360" w:lineRule="auto"/>
        <w:rPr>
          <w:sz w:val="24"/>
        </w:rPr>
      </w:pPr>
    </w:p>
    <w:p w:rsidR="00492093" w:rsidRDefault="002A56E5" w:rsidP="00FF794D">
      <w:pPr>
        <w:spacing w:line="360" w:lineRule="auto"/>
        <w:ind w:firstLineChars="200" w:firstLine="480"/>
        <w:rPr>
          <w:sz w:val="24"/>
        </w:rPr>
      </w:pPr>
      <w:r>
        <w:rPr>
          <w:rFonts w:hint="eastAsia"/>
          <w:sz w:val="24"/>
        </w:rPr>
        <w:t>该算法的</w:t>
      </w:r>
      <w:r w:rsidR="00492093" w:rsidRPr="00492093">
        <w:rPr>
          <w:rFonts w:hint="eastAsia"/>
          <w:sz w:val="24"/>
        </w:rPr>
        <w:t>伪代码如下：</w:t>
      </w:r>
    </w:p>
    <w:p w:rsidR="00BA7A36" w:rsidRPr="00492093" w:rsidRDefault="00075C6B" w:rsidP="00492093">
      <w:pPr>
        <w:spacing w:line="360" w:lineRule="auto"/>
        <w:ind w:firstLine="420"/>
        <w:rPr>
          <w:sz w:val="24"/>
        </w:rPr>
      </w:pPr>
      <w:r>
        <w:rPr>
          <w:noProof/>
          <w:sz w:val="24"/>
        </w:rPr>
        <w:pict>
          <v:shapetype id="_x0000_t32" coordsize="21600,21600" o:spt="32" o:oned="t" path="m,l21600,21600e" filled="f">
            <v:path arrowok="t" fillok="f" o:connecttype="none"/>
            <o:lock v:ext="edit" shapetype="t"/>
          </v:shapetype>
          <v:shape id="_x0000_s1062" type="#_x0000_t32" style="position:absolute;left:0;text-align:left;margin-left:17.65pt;margin-top:8.55pt;width:305.65pt;height:.05pt;z-index:251658240" o:connectortype="straight"/>
        </w:pict>
      </w:r>
    </w:p>
    <w:p w:rsidR="00492093" w:rsidRPr="00492093" w:rsidRDefault="004A5703" w:rsidP="00492093">
      <w:pPr>
        <w:spacing w:line="360" w:lineRule="auto"/>
        <w:ind w:firstLine="420"/>
        <w:rPr>
          <w:sz w:val="24"/>
        </w:rPr>
      </w:pPr>
      <w:r>
        <w:rPr>
          <w:sz w:val="24"/>
        </w:rPr>
        <w:t xml:space="preserve">  </w:t>
      </w:r>
      <w:r w:rsidR="005A3ACE">
        <w:rPr>
          <w:rFonts w:hint="eastAsia"/>
          <w:sz w:val="24"/>
        </w:rPr>
        <w:t>C</w:t>
      </w:r>
      <w:r>
        <w:rPr>
          <w:rFonts w:hint="eastAsia"/>
          <w:sz w:val="24"/>
        </w:rPr>
        <w:t>ompre</w:t>
      </w:r>
      <w:r w:rsidR="005A3ACE">
        <w:rPr>
          <w:rFonts w:hint="eastAsia"/>
          <w:sz w:val="24"/>
        </w:rPr>
        <w:t>ssR</w:t>
      </w:r>
      <w:r>
        <w:rPr>
          <w:rFonts w:hint="eastAsia"/>
          <w:sz w:val="24"/>
        </w:rPr>
        <w:t>oad</w:t>
      </w:r>
      <w:r w:rsidR="00492093" w:rsidRPr="00492093">
        <w:rPr>
          <w:sz w:val="24"/>
        </w:rPr>
        <w:t>(s,findn)</w:t>
      </w:r>
    </w:p>
    <w:p w:rsidR="00492093" w:rsidRPr="00492093" w:rsidRDefault="00492093" w:rsidP="00492093">
      <w:pPr>
        <w:spacing w:line="360" w:lineRule="auto"/>
        <w:ind w:firstLine="420"/>
        <w:rPr>
          <w:sz w:val="24"/>
        </w:rPr>
      </w:pPr>
      <w:r w:rsidRPr="00492093">
        <w:rPr>
          <w:rFonts w:hint="eastAsia"/>
          <w:sz w:val="24"/>
        </w:rPr>
        <w:t>1:for each v</w:t>
      </w:r>
      <w:r w:rsidRPr="00492093">
        <w:rPr>
          <w:rFonts w:hint="eastAsia"/>
          <w:sz w:val="24"/>
        </w:rPr>
        <w:t>属于</w:t>
      </w:r>
      <w:r w:rsidRPr="00492093">
        <w:rPr>
          <w:rFonts w:hint="eastAsia"/>
          <w:sz w:val="24"/>
        </w:rPr>
        <w:t>V do</w:t>
      </w:r>
    </w:p>
    <w:p w:rsidR="00492093" w:rsidRPr="00492093" w:rsidRDefault="00492093" w:rsidP="00492093">
      <w:pPr>
        <w:spacing w:line="360" w:lineRule="auto"/>
        <w:ind w:firstLine="420"/>
        <w:rPr>
          <w:sz w:val="24"/>
        </w:rPr>
      </w:pPr>
      <w:r w:rsidRPr="00492093">
        <w:rPr>
          <w:rFonts w:hint="eastAsia"/>
          <w:sz w:val="24"/>
        </w:rPr>
        <w:t xml:space="preserve">2: </w:t>
      </w:r>
      <w:r w:rsidR="00710CF8">
        <w:rPr>
          <w:rFonts w:hint="eastAsia"/>
          <w:sz w:val="24"/>
        </w:rPr>
        <w:t xml:space="preserve"> </w:t>
      </w:r>
      <w:r w:rsidRPr="00492093">
        <w:rPr>
          <w:rFonts w:hint="eastAsia"/>
          <w:sz w:val="24"/>
        </w:rPr>
        <w:t>dis(v)=</w:t>
      </w:r>
      <w:r w:rsidRPr="00492093">
        <w:rPr>
          <w:rFonts w:hint="eastAsia"/>
          <w:sz w:val="24"/>
        </w:rPr>
        <w:t>无穷，</w:t>
      </w:r>
      <w:r w:rsidRPr="00492093">
        <w:rPr>
          <w:rFonts w:hint="eastAsia"/>
          <w:sz w:val="24"/>
        </w:rPr>
        <w:t>renum(v)=</w:t>
      </w:r>
      <w:r w:rsidRPr="00492093">
        <w:rPr>
          <w:rFonts w:hint="eastAsia"/>
          <w:sz w:val="24"/>
        </w:rPr>
        <w:t>无穷</w:t>
      </w:r>
    </w:p>
    <w:p w:rsidR="00492093" w:rsidRPr="00492093" w:rsidRDefault="00492093" w:rsidP="00492093">
      <w:pPr>
        <w:spacing w:line="360" w:lineRule="auto"/>
        <w:ind w:firstLine="420"/>
        <w:rPr>
          <w:sz w:val="24"/>
        </w:rPr>
      </w:pPr>
      <w:r w:rsidRPr="00492093">
        <w:rPr>
          <w:sz w:val="24"/>
        </w:rPr>
        <w:t>3:end for</w:t>
      </w:r>
    </w:p>
    <w:p w:rsidR="00492093" w:rsidRPr="00492093" w:rsidRDefault="00492093" w:rsidP="00492093">
      <w:pPr>
        <w:spacing w:line="360" w:lineRule="auto"/>
        <w:ind w:firstLine="420"/>
        <w:rPr>
          <w:sz w:val="24"/>
        </w:rPr>
      </w:pPr>
      <w:r w:rsidRPr="00492093">
        <w:rPr>
          <w:rFonts w:hint="eastAsia"/>
          <w:sz w:val="24"/>
        </w:rPr>
        <w:t xml:space="preserve">4:dis(s)=0 </w:t>
      </w:r>
      <w:r w:rsidRPr="00492093">
        <w:rPr>
          <w:rFonts w:hint="eastAsia"/>
          <w:sz w:val="24"/>
        </w:rPr>
        <w:t>；</w:t>
      </w:r>
      <w:r w:rsidRPr="00492093">
        <w:rPr>
          <w:rFonts w:hint="eastAsia"/>
          <w:sz w:val="24"/>
        </w:rPr>
        <w:t>renum(s)=0</w:t>
      </w:r>
    </w:p>
    <w:p w:rsidR="00492093" w:rsidRPr="00492093" w:rsidRDefault="00492093" w:rsidP="00492093">
      <w:pPr>
        <w:spacing w:line="360" w:lineRule="auto"/>
        <w:ind w:firstLine="420"/>
        <w:rPr>
          <w:sz w:val="24"/>
        </w:rPr>
      </w:pPr>
      <w:r w:rsidRPr="00492093">
        <w:rPr>
          <w:rFonts w:hint="eastAsia"/>
          <w:sz w:val="24"/>
        </w:rPr>
        <w:t xml:space="preserve">5:for(v </w:t>
      </w:r>
      <w:r w:rsidRPr="00492093">
        <w:rPr>
          <w:rFonts w:hint="eastAsia"/>
          <w:sz w:val="24"/>
        </w:rPr>
        <w:t>属于</w:t>
      </w:r>
      <w:r w:rsidRPr="00492093">
        <w:rPr>
          <w:rFonts w:hint="eastAsia"/>
          <w:sz w:val="24"/>
        </w:rPr>
        <w:t xml:space="preserve"> V)</w:t>
      </w:r>
    </w:p>
    <w:p w:rsidR="00492093" w:rsidRPr="00492093" w:rsidRDefault="00492093" w:rsidP="00492093">
      <w:pPr>
        <w:spacing w:line="360" w:lineRule="auto"/>
        <w:ind w:firstLine="420"/>
        <w:rPr>
          <w:sz w:val="24"/>
        </w:rPr>
      </w:pPr>
      <w:r w:rsidRPr="00492093">
        <w:rPr>
          <w:rFonts w:hint="eastAsia"/>
          <w:sz w:val="24"/>
        </w:rPr>
        <w:t>//</w:t>
      </w:r>
      <w:r w:rsidRPr="00492093">
        <w:rPr>
          <w:rFonts w:hint="eastAsia"/>
          <w:sz w:val="24"/>
        </w:rPr>
        <w:t>优先判断</w:t>
      </w:r>
      <w:r w:rsidR="00710CF8">
        <w:rPr>
          <w:rFonts w:hint="eastAsia"/>
          <w:sz w:val="24"/>
        </w:rPr>
        <w:t>重叠权值</w:t>
      </w:r>
      <w:r w:rsidR="00710CF8">
        <w:rPr>
          <w:rFonts w:hint="eastAsia"/>
          <w:sz w:val="24"/>
        </w:rPr>
        <w:t>re</w:t>
      </w:r>
      <w:r w:rsidRPr="00492093">
        <w:rPr>
          <w:rFonts w:hint="eastAsia"/>
          <w:sz w:val="24"/>
        </w:rPr>
        <w:t>是否最小，再判断</w:t>
      </w:r>
      <w:r w:rsidRPr="00492093">
        <w:rPr>
          <w:rFonts w:hint="eastAsia"/>
          <w:sz w:val="24"/>
        </w:rPr>
        <w:t>d</w:t>
      </w:r>
      <w:r w:rsidR="00710CF8">
        <w:rPr>
          <w:rFonts w:hint="eastAsia"/>
          <w:sz w:val="24"/>
        </w:rPr>
        <w:t>is</w:t>
      </w:r>
      <w:r w:rsidRPr="00492093">
        <w:rPr>
          <w:rFonts w:hint="eastAsia"/>
          <w:sz w:val="24"/>
        </w:rPr>
        <w:t>是否最小</w:t>
      </w:r>
    </w:p>
    <w:p w:rsidR="00492093" w:rsidRPr="00492093" w:rsidRDefault="00492093" w:rsidP="00492093">
      <w:pPr>
        <w:spacing w:line="360" w:lineRule="auto"/>
        <w:ind w:firstLine="420"/>
        <w:rPr>
          <w:sz w:val="24"/>
        </w:rPr>
      </w:pPr>
      <w:r w:rsidRPr="00492093">
        <w:rPr>
          <w:sz w:val="24"/>
        </w:rPr>
        <w:t>6:</w:t>
      </w:r>
      <w:r w:rsidR="00710CF8">
        <w:rPr>
          <w:rFonts w:hint="eastAsia"/>
          <w:sz w:val="24"/>
        </w:rPr>
        <w:t xml:space="preserve"> </w:t>
      </w:r>
      <w:r w:rsidRPr="00492093">
        <w:rPr>
          <w:sz w:val="24"/>
        </w:rPr>
        <w:t xml:space="preserve"> find min(dis(v) and renum(v))</w:t>
      </w:r>
    </w:p>
    <w:p w:rsidR="00492093" w:rsidRPr="00492093" w:rsidRDefault="00492093" w:rsidP="00492093">
      <w:pPr>
        <w:spacing w:line="360" w:lineRule="auto"/>
        <w:ind w:firstLine="420"/>
        <w:rPr>
          <w:sz w:val="24"/>
        </w:rPr>
      </w:pPr>
      <w:r w:rsidRPr="00492093">
        <w:rPr>
          <w:sz w:val="24"/>
        </w:rPr>
        <w:t xml:space="preserve">7: </w:t>
      </w:r>
      <w:r w:rsidR="00710CF8">
        <w:rPr>
          <w:rFonts w:hint="eastAsia"/>
          <w:sz w:val="24"/>
        </w:rPr>
        <w:t xml:space="preserve"> </w:t>
      </w:r>
      <w:r w:rsidRPr="00492093">
        <w:rPr>
          <w:sz w:val="24"/>
        </w:rPr>
        <w:t>select=v</w:t>
      </w:r>
    </w:p>
    <w:p w:rsidR="00492093" w:rsidRPr="00492093" w:rsidRDefault="00492093" w:rsidP="00492093">
      <w:pPr>
        <w:spacing w:line="360" w:lineRule="auto"/>
        <w:ind w:firstLine="420"/>
        <w:rPr>
          <w:sz w:val="24"/>
        </w:rPr>
      </w:pPr>
      <w:r w:rsidRPr="00492093">
        <w:rPr>
          <w:sz w:val="24"/>
        </w:rPr>
        <w:t>8:end for</w:t>
      </w:r>
    </w:p>
    <w:p w:rsidR="00492093" w:rsidRPr="00492093" w:rsidRDefault="00492093" w:rsidP="00492093">
      <w:pPr>
        <w:spacing w:line="360" w:lineRule="auto"/>
        <w:ind w:firstLine="420"/>
        <w:rPr>
          <w:sz w:val="24"/>
        </w:rPr>
      </w:pPr>
      <w:r w:rsidRPr="00492093">
        <w:rPr>
          <w:rFonts w:hint="eastAsia"/>
          <w:sz w:val="24"/>
        </w:rPr>
        <w:t>//</w:t>
      </w:r>
      <w:r w:rsidRPr="00492093">
        <w:rPr>
          <w:rFonts w:hint="eastAsia"/>
          <w:sz w:val="24"/>
        </w:rPr>
        <w:t>若找到的该点在必经点集中，进行增路操作</w:t>
      </w:r>
    </w:p>
    <w:p w:rsidR="00492093" w:rsidRPr="00492093" w:rsidRDefault="00492093" w:rsidP="00492093">
      <w:pPr>
        <w:spacing w:line="360" w:lineRule="auto"/>
        <w:ind w:firstLine="420"/>
        <w:rPr>
          <w:sz w:val="24"/>
        </w:rPr>
      </w:pPr>
      <w:r w:rsidRPr="00492093">
        <w:rPr>
          <w:sz w:val="24"/>
        </w:rPr>
        <w:t>9:if ( need(select)</w:t>
      </w:r>
      <w:r w:rsidR="00710CF8">
        <w:rPr>
          <w:rFonts w:hint="eastAsia"/>
          <w:sz w:val="24"/>
        </w:rPr>
        <w:t xml:space="preserve"> </w:t>
      </w:r>
      <w:r w:rsidRPr="00492093">
        <w:rPr>
          <w:sz w:val="24"/>
        </w:rPr>
        <w:t>) then</w:t>
      </w:r>
    </w:p>
    <w:p w:rsidR="00492093" w:rsidRPr="00492093" w:rsidRDefault="00492093" w:rsidP="0049440D">
      <w:pPr>
        <w:spacing w:line="360" w:lineRule="auto"/>
        <w:ind w:firstLine="420"/>
        <w:rPr>
          <w:sz w:val="24"/>
        </w:rPr>
      </w:pPr>
      <w:r w:rsidRPr="00492093">
        <w:rPr>
          <w:sz w:val="24"/>
        </w:rPr>
        <w:t>1</w:t>
      </w:r>
      <w:r w:rsidR="00710CF8">
        <w:rPr>
          <w:sz w:val="24"/>
        </w:rPr>
        <w:t xml:space="preserve">0:  </w:t>
      </w:r>
      <w:r w:rsidR="00710CF8">
        <w:rPr>
          <w:rFonts w:hint="eastAsia"/>
          <w:sz w:val="24"/>
        </w:rPr>
        <w:t>add_road(s,select)</w:t>
      </w:r>
    </w:p>
    <w:p w:rsidR="00492093" w:rsidRPr="00492093" w:rsidRDefault="00492093" w:rsidP="00492093">
      <w:pPr>
        <w:spacing w:line="360" w:lineRule="auto"/>
        <w:ind w:firstLine="420"/>
        <w:rPr>
          <w:sz w:val="24"/>
        </w:rPr>
      </w:pPr>
      <w:r w:rsidRPr="00492093">
        <w:rPr>
          <w:rFonts w:hint="eastAsia"/>
          <w:sz w:val="24"/>
        </w:rPr>
        <w:t>//</w:t>
      </w:r>
      <w:r w:rsidRPr="00492093">
        <w:rPr>
          <w:rFonts w:hint="eastAsia"/>
          <w:sz w:val="24"/>
        </w:rPr>
        <w:t>如果</w:t>
      </w:r>
      <w:r w:rsidRPr="00492093">
        <w:rPr>
          <w:rFonts w:hint="eastAsia"/>
          <w:sz w:val="24"/>
        </w:rPr>
        <w:t>findn</w:t>
      </w:r>
      <w:r w:rsidRPr="00492093">
        <w:rPr>
          <w:rFonts w:hint="eastAsia"/>
          <w:sz w:val="24"/>
        </w:rPr>
        <w:t>为</w:t>
      </w:r>
      <w:r w:rsidRPr="00492093">
        <w:rPr>
          <w:rFonts w:hint="eastAsia"/>
          <w:sz w:val="24"/>
        </w:rPr>
        <w:t>0</w:t>
      </w:r>
      <w:r w:rsidRPr="00492093">
        <w:rPr>
          <w:rFonts w:hint="eastAsia"/>
          <w:sz w:val="24"/>
        </w:rPr>
        <w:t>，说明需要搜索的点已经搜完，则结束该算法</w:t>
      </w:r>
    </w:p>
    <w:p w:rsidR="00492093" w:rsidRPr="00492093" w:rsidRDefault="00492093" w:rsidP="00492093">
      <w:pPr>
        <w:spacing w:line="360" w:lineRule="auto"/>
        <w:ind w:firstLine="420"/>
        <w:rPr>
          <w:sz w:val="24"/>
        </w:rPr>
      </w:pPr>
      <w:r w:rsidRPr="00492093">
        <w:rPr>
          <w:sz w:val="24"/>
        </w:rPr>
        <w:t>16:</w:t>
      </w:r>
      <w:r w:rsidR="0049440D">
        <w:rPr>
          <w:rFonts w:hint="eastAsia"/>
          <w:sz w:val="24"/>
        </w:rPr>
        <w:t xml:space="preserve">  </w:t>
      </w:r>
      <w:r w:rsidRPr="00492093">
        <w:rPr>
          <w:sz w:val="24"/>
        </w:rPr>
        <w:t>findn=findn-1</w:t>
      </w:r>
    </w:p>
    <w:p w:rsidR="00492093" w:rsidRPr="00492093" w:rsidRDefault="00492093" w:rsidP="00492093">
      <w:pPr>
        <w:spacing w:line="360" w:lineRule="auto"/>
        <w:ind w:firstLine="420"/>
        <w:rPr>
          <w:sz w:val="24"/>
        </w:rPr>
      </w:pPr>
      <w:r w:rsidRPr="00492093">
        <w:rPr>
          <w:sz w:val="24"/>
        </w:rPr>
        <w:t>17:</w:t>
      </w:r>
      <w:r w:rsidR="0049440D">
        <w:rPr>
          <w:rFonts w:hint="eastAsia"/>
          <w:sz w:val="24"/>
        </w:rPr>
        <w:t xml:space="preserve">  </w:t>
      </w:r>
      <w:r w:rsidRPr="00492093">
        <w:rPr>
          <w:sz w:val="24"/>
        </w:rPr>
        <w:t xml:space="preserve">if (findn = 0) then </w:t>
      </w:r>
    </w:p>
    <w:p w:rsidR="00492093" w:rsidRPr="00492093" w:rsidRDefault="00492093" w:rsidP="00492093">
      <w:pPr>
        <w:spacing w:line="360" w:lineRule="auto"/>
        <w:ind w:firstLine="420"/>
        <w:rPr>
          <w:sz w:val="24"/>
        </w:rPr>
      </w:pPr>
      <w:r w:rsidRPr="00492093">
        <w:rPr>
          <w:sz w:val="24"/>
        </w:rPr>
        <w:t xml:space="preserve">18: </w:t>
      </w:r>
      <w:r w:rsidR="0049440D">
        <w:rPr>
          <w:rFonts w:hint="eastAsia"/>
          <w:sz w:val="24"/>
        </w:rPr>
        <w:t xml:space="preserve">   </w:t>
      </w:r>
      <w:r w:rsidRPr="00492093">
        <w:rPr>
          <w:sz w:val="24"/>
        </w:rPr>
        <w:t>return;</w:t>
      </w:r>
    </w:p>
    <w:p w:rsidR="00492093" w:rsidRPr="00492093" w:rsidRDefault="00492093" w:rsidP="00492093">
      <w:pPr>
        <w:spacing w:line="360" w:lineRule="auto"/>
        <w:ind w:firstLine="420"/>
        <w:rPr>
          <w:sz w:val="24"/>
        </w:rPr>
      </w:pPr>
      <w:r w:rsidRPr="00492093">
        <w:rPr>
          <w:sz w:val="24"/>
        </w:rPr>
        <w:t>19:end if</w:t>
      </w:r>
    </w:p>
    <w:p w:rsidR="00492093" w:rsidRPr="00492093" w:rsidRDefault="00492093" w:rsidP="00492093">
      <w:pPr>
        <w:spacing w:line="360" w:lineRule="auto"/>
        <w:ind w:firstLine="420"/>
        <w:rPr>
          <w:sz w:val="24"/>
        </w:rPr>
      </w:pPr>
      <w:r w:rsidRPr="00492093">
        <w:rPr>
          <w:sz w:val="24"/>
        </w:rPr>
        <w:t>20:outr=Head(select)</w:t>
      </w:r>
    </w:p>
    <w:p w:rsidR="00492093" w:rsidRPr="00492093" w:rsidRDefault="00492093" w:rsidP="00492093">
      <w:pPr>
        <w:spacing w:line="360" w:lineRule="auto"/>
        <w:ind w:firstLine="420"/>
        <w:rPr>
          <w:sz w:val="24"/>
        </w:rPr>
      </w:pPr>
      <w:r w:rsidRPr="00492093">
        <w:rPr>
          <w:rFonts w:hint="eastAsia"/>
          <w:sz w:val="24"/>
        </w:rPr>
        <w:t xml:space="preserve">21:for (outr.next </w:t>
      </w:r>
      <w:r w:rsidRPr="00492093">
        <w:rPr>
          <w:rFonts w:hint="eastAsia"/>
          <w:sz w:val="24"/>
        </w:rPr>
        <w:t>不等于</w:t>
      </w:r>
      <w:r w:rsidRPr="00492093">
        <w:rPr>
          <w:rFonts w:hint="eastAsia"/>
          <w:sz w:val="24"/>
        </w:rPr>
        <w:t xml:space="preserve"> -1)</w:t>
      </w:r>
    </w:p>
    <w:p w:rsidR="00492093" w:rsidRPr="00492093" w:rsidRDefault="00492093" w:rsidP="00492093">
      <w:pPr>
        <w:spacing w:line="360" w:lineRule="auto"/>
        <w:ind w:firstLine="420"/>
        <w:rPr>
          <w:sz w:val="24"/>
        </w:rPr>
      </w:pPr>
      <w:r w:rsidRPr="00492093">
        <w:rPr>
          <w:rFonts w:hint="eastAsia"/>
          <w:sz w:val="24"/>
        </w:rPr>
        <w:t>//</w:t>
      </w:r>
      <w:r w:rsidR="0049440D">
        <w:rPr>
          <w:rFonts w:hint="eastAsia"/>
          <w:sz w:val="24"/>
        </w:rPr>
        <w:t>根据</w:t>
      </w:r>
      <w:r w:rsidR="0049440D">
        <w:rPr>
          <w:rFonts w:hint="eastAsia"/>
          <w:sz w:val="24"/>
        </w:rPr>
        <w:t>outp</w:t>
      </w:r>
      <w:r w:rsidR="0049440D">
        <w:rPr>
          <w:rFonts w:hint="eastAsia"/>
          <w:sz w:val="24"/>
        </w:rPr>
        <w:t>点的重复权值和距离进行更新，权值优先。</w:t>
      </w:r>
    </w:p>
    <w:p w:rsidR="0049440D" w:rsidRDefault="001A6A3F" w:rsidP="0049440D">
      <w:pPr>
        <w:spacing w:line="360" w:lineRule="auto"/>
        <w:ind w:firstLine="420"/>
        <w:rPr>
          <w:sz w:val="24"/>
        </w:rPr>
      </w:pPr>
      <w:r>
        <w:rPr>
          <w:rFonts w:hint="eastAsia"/>
          <w:sz w:val="24"/>
        </w:rPr>
        <w:t>22: outp=road[outr]</w:t>
      </w:r>
    </w:p>
    <w:p w:rsidR="00492093" w:rsidRPr="00492093" w:rsidRDefault="00492093" w:rsidP="0049440D">
      <w:pPr>
        <w:spacing w:line="360" w:lineRule="auto"/>
        <w:ind w:firstLine="420"/>
        <w:rPr>
          <w:sz w:val="24"/>
        </w:rPr>
      </w:pPr>
      <w:r w:rsidRPr="00492093">
        <w:rPr>
          <w:rFonts w:hint="eastAsia"/>
          <w:sz w:val="24"/>
        </w:rPr>
        <w:t>22: if (</w:t>
      </w:r>
      <w:r w:rsidR="0049440D">
        <w:rPr>
          <w:rFonts w:hint="eastAsia"/>
          <w:sz w:val="24"/>
        </w:rPr>
        <w:t xml:space="preserve"> juge(s,outp) )</w:t>
      </w:r>
    </w:p>
    <w:p w:rsidR="00492093" w:rsidRPr="00492093" w:rsidRDefault="0049440D" w:rsidP="00492093">
      <w:pPr>
        <w:spacing w:line="360" w:lineRule="auto"/>
        <w:ind w:firstLine="420"/>
        <w:rPr>
          <w:sz w:val="24"/>
        </w:rPr>
      </w:pPr>
      <w:r>
        <w:rPr>
          <w:sz w:val="24"/>
        </w:rPr>
        <w:t xml:space="preserve">24: </w:t>
      </w:r>
      <w:r>
        <w:rPr>
          <w:rFonts w:hint="eastAsia"/>
          <w:sz w:val="24"/>
        </w:rPr>
        <w:t xml:space="preserve"> </w:t>
      </w:r>
      <w:r w:rsidR="00492093" w:rsidRPr="00492093">
        <w:rPr>
          <w:sz w:val="24"/>
        </w:rPr>
        <w:t>update(outr)</w:t>
      </w:r>
    </w:p>
    <w:p w:rsidR="00492093" w:rsidRPr="00492093" w:rsidRDefault="00492093" w:rsidP="00492093">
      <w:pPr>
        <w:spacing w:line="360" w:lineRule="auto"/>
        <w:ind w:firstLine="420"/>
        <w:rPr>
          <w:sz w:val="24"/>
        </w:rPr>
      </w:pPr>
      <w:r w:rsidRPr="00492093">
        <w:rPr>
          <w:rFonts w:hint="eastAsia"/>
          <w:sz w:val="24"/>
        </w:rPr>
        <w:t>25</w:t>
      </w:r>
      <w:r w:rsidRPr="00492093">
        <w:rPr>
          <w:rFonts w:hint="eastAsia"/>
          <w:sz w:val="24"/>
        </w:rPr>
        <w:t>：</w:t>
      </w:r>
      <w:r w:rsidRPr="00492093">
        <w:rPr>
          <w:rFonts w:hint="eastAsia"/>
          <w:sz w:val="24"/>
        </w:rPr>
        <w:t>end if</w:t>
      </w:r>
    </w:p>
    <w:p w:rsidR="00274DAB" w:rsidRDefault="00075C6B" w:rsidP="00274DAB">
      <w:pPr>
        <w:spacing w:line="360" w:lineRule="auto"/>
        <w:ind w:firstLine="420"/>
        <w:rPr>
          <w:sz w:val="24"/>
        </w:rPr>
      </w:pPr>
      <w:r w:rsidRPr="00075C6B">
        <w:rPr>
          <w:b/>
          <w:bCs/>
          <w:noProof/>
        </w:rPr>
        <w:pict>
          <v:shape id="_x0000_s1064" type="#_x0000_t32" style="position:absolute;left:0;text-align:left;margin-left:22.15pt;margin-top:19.95pt;width:305.65pt;height:.05pt;z-index:251659264" o:connectortype="straight"/>
        </w:pict>
      </w:r>
      <w:r w:rsidR="00492093" w:rsidRPr="00492093">
        <w:rPr>
          <w:sz w:val="24"/>
        </w:rPr>
        <w:t>26:end for</w:t>
      </w:r>
    </w:p>
    <w:p w:rsidR="00274DAB" w:rsidRDefault="00274DAB" w:rsidP="00274DAB">
      <w:pPr>
        <w:spacing w:line="360" w:lineRule="auto"/>
        <w:ind w:firstLine="420"/>
        <w:rPr>
          <w:sz w:val="24"/>
        </w:rPr>
      </w:pPr>
    </w:p>
    <w:p w:rsidR="00274DAB" w:rsidRDefault="00274DAB" w:rsidP="00EB5824">
      <w:pPr>
        <w:spacing w:line="360" w:lineRule="auto"/>
        <w:ind w:firstLineChars="200" w:firstLine="480"/>
        <w:rPr>
          <w:sz w:val="24"/>
        </w:rPr>
      </w:pPr>
      <w:r>
        <w:rPr>
          <w:rFonts w:hint="eastAsia"/>
          <w:sz w:val="24"/>
        </w:rPr>
        <w:t>与</w:t>
      </w:r>
      <w:r w:rsidR="00840B48">
        <w:rPr>
          <w:rFonts w:hint="eastAsia"/>
          <w:sz w:val="24"/>
        </w:rPr>
        <w:t>传统</w:t>
      </w:r>
      <w:r>
        <w:rPr>
          <w:rFonts w:hint="eastAsia"/>
          <w:sz w:val="24"/>
        </w:rPr>
        <w:t>Dijkstra</w:t>
      </w:r>
      <w:r>
        <w:rPr>
          <w:rFonts w:hint="eastAsia"/>
          <w:sz w:val="24"/>
        </w:rPr>
        <w:t>算法的不同之处在于：</w:t>
      </w:r>
    </w:p>
    <w:p w:rsidR="00274DAB" w:rsidRDefault="00274DAB" w:rsidP="00274DAB">
      <w:pPr>
        <w:spacing w:line="360" w:lineRule="auto"/>
        <w:ind w:firstLine="420"/>
        <w:rPr>
          <w:sz w:val="24"/>
        </w:rPr>
      </w:pPr>
      <w:r>
        <w:rPr>
          <w:rFonts w:hint="eastAsia"/>
          <w:sz w:val="24"/>
        </w:rPr>
        <w:t>（</w:t>
      </w:r>
      <w:r w:rsidR="003A233E">
        <w:rPr>
          <w:rFonts w:hint="eastAsia"/>
          <w:sz w:val="24"/>
        </w:rPr>
        <w:t>1</w:t>
      </w:r>
      <w:r>
        <w:rPr>
          <w:rFonts w:hint="eastAsia"/>
          <w:sz w:val="24"/>
        </w:rPr>
        <w:t>）当被选中的最短长度点为必经点</w:t>
      </w:r>
      <w:r w:rsidR="005F0B95">
        <w:rPr>
          <w:rFonts w:hint="eastAsia"/>
          <w:sz w:val="24"/>
        </w:rPr>
        <w:t>p</w:t>
      </w:r>
      <w:r>
        <w:rPr>
          <w:rFonts w:hint="eastAsia"/>
          <w:sz w:val="24"/>
        </w:rPr>
        <w:t>时，将进行“生成路”的操作。即将</w:t>
      </w:r>
      <w:r w:rsidR="005F0B95">
        <w:rPr>
          <w:rFonts w:hint="eastAsia"/>
          <w:sz w:val="24"/>
        </w:rPr>
        <w:t>s</w:t>
      </w:r>
      <w:r>
        <w:rPr>
          <w:rFonts w:hint="eastAsia"/>
          <w:sz w:val="24"/>
        </w:rPr>
        <w:t>到</w:t>
      </w:r>
      <w:r w:rsidR="005F0B95">
        <w:rPr>
          <w:rFonts w:hint="eastAsia"/>
          <w:sz w:val="24"/>
        </w:rPr>
        <w:t>p</w:t>
      </w:r>
      <w:r>
        <w:rPr>
          <w:rFonts w:hint="eastAsia"/>
          <w:sz w:val="24"/>
        </w:rPr>
        <w:lastRenderedPageBreak/>
        <w:t>之间所经过的边，以及路径长，存入</w:t>
      </w:r>
      <m:oMath>
        <m:r>
          <m:rPr>
            <m:nor/>
          </m:rPr>
          <w:rPr>
            <w:rFonts w:ascii="Cambria Math" w:hAnsi="Cambria Math" w:hint="eastAsia"/>
            <w:sz w:val="24"/>
          </w:rPr>
          <m:t>NeedRoad(s,v)</m:t>
        </m:r>
      </m:oMath>
      <w:r>
        <w:rPr>
          <w:rFonts w:hint="eastAsia"/>
          <w:sz w:val="24"/>
        </w:rPr>
        <w:t>中，即</w:t>
      </w:r>
      <w:r w:rsidR="005F0B95">
        <w:rPr>
          <w:rFonts w:hint="eastAsia"/>
          <w:sz w:val="24"/>
        </w:rPr>
        <w:t>s</w:t>
      </w:r>
      <w:r>
        <w:rPr>
          <w:rFonts w:hint="eastAsia"/>
          <w:sz w:val="24"/>
        </w:rPr>
        <w:t>到</w:t>
      </w:r>
      <w:r w:rsidR="005F0B95">
        <w:rPr>
          <w:rFonts w:hint="eastAsia"/>
          <w:sz w:val="24"/>
        </w:rPr>
        <w:t>v</w:t>
      </w:r>
      <w:r>
        <w:rPr>
          <w:rFonts w:hint="eastAsia"/>
          <w:sz w:val="24"/>
        </w:rPr>
        <w:t>之间的路多一条。</w:t>
      </w:r>
    </w:p>
    <w:p w:rsidR="00274DAB" w:rsidRDefault="00274DAB" w:rsidP="00274DAB">
      <w:pPr>
        <w:spacing w:line="360" w:lineRule="auto"/>
        <w:ind w:firstLine="420"/>
        <w:rPr>
          <w:sz w:val="24"/>
        </w:rPr>
      </w:pPr>
      <w:r>
        <w:rPr>
          <w:rFonts w:hint="eastAsia"/>
          <w:sz w:val="24"/>
        </w:rPr>
        <w:t>（</w:t>
      </w:r>
      <w:r w:rsidR="003A233E">
        <w:rPr>
          <w:rFonts w:hint="eastAsia"/>
          <w:sz w:val="24"/>
        </w:rPr>
        <w:t>2</w:t>
      </w:r>
      <w:r>
        <w:rPr>
          <w:rFonts w:hint="eastAsia"/>
          <w:sz w:val="24"/>
        </w:rPr>
        <w:t>）在松弛和更新操作中，不再仅仅以路的总长来判断是否更新路径，而是通过路径的重叠权值</w:t>
      </w:r>
      <w:r>
        <w:rPr>
          <w:rFonts w:hint="eastAsia"/>
          <w:sz w:val="24"/>
        </w:rPr>
        <w:t>re</w:t>
      </w:r>
      <w:r>
        <w:rPr>
          <w:rFonts w:hint="eastAsia"/>
          <w:sz w:val="24"/>
        </w:rPr>
        <w:t>和路径距离</w:t>
      </w:r>
      <w:r>
        <w:rPr>
          <w:rFonts w:hint="eastAsia"/>
          <w:sz w:val="24"/>
        </w:rPr>
        <w:t>dis</w:t>
      </w:r>
      <w:r>
        <w:rPr>
          <w:rFonts w:hint="eastAsia"/>
          <w:sz w:val="24"/>
        </w:rPr>
        <w:t>来综合判断。</w:t>
      </w:r>
    </w:p>
    <w:p w:rsidR="00274DAB" w:rsidRDefault="00274DAB" w:rsidP="00274DAB">
      <w:pPr>
        <w:spacing w:line="360" w:lineRule="auto"/>
        <w:ind w:firstLine="420"/>
        <w:rPr>
          <w:sz w:val="24"/>
        </w:rPr>
      </w:pPr>
      <w:r>
        <w:rPr>
          <w:rFonts w:hint="eastAsia"/>
          <w:sz w:val="24"/>
        </w:rPr>
        <w:t>（</w:t>
      </w:r>
      <w:r w:rsidR="003A233E">
        <w:rPr>
          <w:rFonts w:hint="eastAsia"/>
          <w:sz w:val="24"/>
        </w:rPr>
        <w:t>3</w:t>
      </w:r>
      <w:r>
        <w:rPr>
          <w:rFonts w:hint="eastAsia"/>
          <w:sz w:val="24"/>
        </w:rPr>
        <w:t>）不更新已经过必经点的路径，减少重复率，方便图的压缩。</w:t>
      </w:r>
    </w:p>
    <w:p w:rsidR="00274DAB" w:rsidRDefault="00DD280C" w:rsidP="00274DAB">
      <w:pPr>
        <w:spacing w:line="360" w:lineRule="auto"/>
        <w:ind w:firstLine="420"/>
        <w:rPr>
          <w:sz w:val="24"/>
        </w:rPr>
      </w:pPr>
      <w:r>
        <w:rPr>
          <w:rFonts w:hint="eastAsia"/>
          <w:sz w:val="24"/>
        </w:rPr>
        <w:t>该算法的流程图如图</w:t>
      </w:r>
      <w:r>
        <w:rPr>
          <w:rFonts w:hint="eastAsia"/>
          <w:sz w:val="24"/>
        </w:rPr>
        <w:t>4-6</w:t>
      </w:r>
      <w:r>
        <w:rPr>
          <w:rFonts w:hint="eastAsia"/>
          <w:sz w:val="24"/>
        </w:rPr>
        <w:t>所示</w:t>
      </w:r>
      <w:r w:rsidR="00274DAB">
        <w:rPr>
          <w:rFonts w:hint="eastAsia"/>
          <w:sz w:val="24"/>
        </w:rPr>
        <w:t>：</w:t>
      </w:r>
    </w:p>
    <w:p w:rsidR="00274DAB" w:rsidRPr="00274DAB" w:rsidRDefault="00274DAB" w:rsidP="00274DAB">
      <w:pPr>
        <w:spacing w:line="360" w:lineRule="auto"/>
        <w:ind w:firstLine="420"/>
        <w:rPr>
          <w:sz w:val="24"/>
        </w:rPr>
      </w:pPr>
    </w:p>
    <w:p w:rsidR="00274DAB" w:rsidRDefault="00274DAB" w:rsidP="0058493A">
      <w:pPr>
        <w:spacing w:line="360" w:lineRule="auto"/>
        <w:ind w:firstLine="420"/>
        <w:jc w:val="center"/>
        <w:rPr>
          <w:sz w:val="24"/>
        </w:rPr>
      </w:pPr>
      <w:r>
        <w:rPr>
          <w:noProof/>
          <w:sz w:val="24"/>
        </w:rPr>
        <w:drawing>
          <wp:inline distT="0" distB="0" distL="0" distR="0">
            <wp:extent cx="4640415" cy="2476499"/>
            <wp:effectExtent l="19050" t="0" r="7785" b="0"/>
            <wp:docPr id="1" name="图片 21" descr="算法1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算法1流程图.jpg"/>
                    <pic:cNvPicPr/>
                  </pic:nvPicPr>
                  <pic:blipFill>
                    <a:blip r:embed="rId30" cstate="print"/>
                    <a:stretch>
                      <a:fillRect/>
                    </a:stretch>
                  </pic:blipFill>
                  <pic:spPr>
                    <a:xfrm>
                      <a:off x="0" y="0"/>
                      <a:ext cx="4643271" cy="2478023"/>
                    </a:xfrm>
                    <a:prstGeom prst="rect">
                      <a:avLst/>
                    </a:prstGeom>
                  </pic:spPr>
                </pic:pic>
              </a:graphicData>
            </a:graphic>
          </wp:inline>
        </w:drawing>
      </w:r>
    </w:p>
    <w:p w:rsidR="00274DAB" w:rsidRDefault="00274DAB" w:rsidP="00D1036A">
      <w:pPr>
        <w:adjustRightInd w:val="0"/>
        <w:snapToGrid w:val="0"/>
        <w:spacing w:afterLines="50" w:line="360" w:lineRule="auto"/>
        <w:jc w:val="center"/>
        <w:rPr>
          <w:sz w:val="24"/>
        </w:rPr>
      </w:pPr>
      <w:r w:rsidRPr="005918BE">
        <w:rPr>
          <w:rFonts w:hint="eastAsia"/>
          <w:kern w:val="0"/>
          <w:szCs w:val="21"/>
        </w:rPr>
        <w:t>图</w:t>
      </w:r>
      <w:r>
        <w:rPr>
          <w:rFonts w:hint="eastAsia"/>
          <w:kern w:val="0"/>
          <w:szCs w:val="21"/>
        </w:rPr>
        <w:t>4-6</w:t>
      </w:r>
      <w:r w:rsidRPr="005918BE">
        <w:rPr>
          <w:rFonts w:hint="eastAsia"/>
          <w:kern w:val="0"/>
          <w:szCs w:val="21"/>
        </w:rPr>
        <w:t xml:space="preserve">  </w:t>
      </w:r>
      <w:r w:rsidR="005A3ACE">
        <w:rPr>
          <w:rFonts w:hint="eastAsia"/>
          <w:kern w:val="0"/>
          <w:szCs w:val="21"/>
        </w:rPr>
        <w:t>必经点寻路</w:t>
      </w:r>
      <w:r w:rsidR="005A3ACE">
        <w:rPr>
          <w:rFonts w:hint="eastAsia"/>
        </w:rPr>
        <w:t>CompressR</w:t>
      </w:r>
      <w:r>
        <w:rPr>
          <w:rFonts w:hint="eastAsia"/>
        </w:rPr>
        <w:t>oad</w:t>
      </w:r>
      <w:r>
        <w:rPr>
          <w:rFonts w:hint="eastAsia"/>
        </w:rPr>
        <w:t>算法流程图</w:t>
      </w:r>
    </w:p>
    <w:p w:rsidR="00492093" w:rsidRPr="00BA18C5" w:rsidRDefault="00492093" w:rsidP="00BA18C5">
      <w:pPr>
        <w:pStyle w:val="3"/>
      </w:pPr>
      <w:bookmarkStart w:id="46" w:name="_Toc484106726"/>
      <w:r w:rsidRPr="00BA18C5">
        <w:rPr>
          <w:rFonts w:hint="eastAsia"/>
        </w:rPr>
        <w:t>4</w:t>
      </w:r>
      <w:r w:rsidRPr="00BA18C5">
        <w:t>.1.</w:t>
      </w:r>
      <w:r w:rsidR="00BA16F7" w:rsidRPr="00BA18C5">
        <w:rPr>
          <w:rFonts w:hint="eastAsia"/>
        </w:rPr>
        <w:t>4</w:t>
      </w:r>
      <w:r w:rsidRPr="00BA18C5">
        <w:rPr>
          <w:rFonts w:hint="eastAsia"/>
        </w:rPr>
        <w:t xml:space="preserve">  </w:t>
      </w:r>
      <w:r w:rsidRPr="00BA18C5">
        <w:rPr>
          <w:rFonts w:hint="eastAsia"/>
        </w:rPr>
        <w:t>深度搜索及剪枝</w:t>
      </w:r>
      <w:bookmarkEnd w:id="46"/>
    </w:p>
    <w:p w:rsidR="0058493A" w:rsidRDefault="0058493A" w:rsidP="0058493A">
      <w:pPr>
        <w:spacing w:line="360" w:lineRule="auto"/>
        <w:ind w:firstLineChars="200" w:firstLine="480"/>
        <w:rPr>
          <w:sz w:val="24"/>
        </w:rPr>
      </w:pPr>
      <w:r>
        <w:rPr>
          <w:rFonts w:hint="eastAsia"/>
          <w:sz w:val="24"/>
        </w:rPr>
        <w:t>在子图建立后，对于应</w:t>
      </w:r>
      <w:r w:rsidR="00840B48">
        <w:rPr>
          <w:rFonts w:hint="eastAsia"/>
          <w:sz w:val="24"/>
        </w:rPr>
        <w:t>采用何种搜索方式，我们需要考虑</w:t>
      </w:r>
      <w:r>
        <w:rPr>
          <w:rFonts w:hint="eastAsia"/>
          <w:sz w:val="24"/>
        </w:rPr>
        <w:t>研究课题的实际意义。对于网络传输，通讯连通性的意义大于通讯速度。故在一个较短时间内尽快求出一个可行解较为重要。如果采用广度遍历、蚁群算法等依靠层层扩撒来进行搜索的方法，能够得到一个较为优质的结果，但所需要的空间和时间消耗都非常大。故我们采用</w:t>
      </w:r>
      <w:r>
        <w:rPr>
          <w:rFonts w:hint="eastAsia"/>
          <w:sz w:val="24"/>
        </w:rPr>
        <w:t>DFS</w:t>
      </w:r>
      <w:r>
        <w:rPr>
          <w:rFonts w:hint="eastAsia"/>
          <w:sz w:val="24"/>
        </w:rPr>
        <w:t>深度搜索。因为子图中都是必经点，按照任意方向搜索下去，有较大概率搜到最终点，而避开了其他无用搜索。</w:t>
      </w:r>
    </w:p>
    <w:p w:rsidR="008537EE" w:rsidRDefault="00CA3081" w:rsidP="008537EE">
      <w:pPr>
        <w:spacing w:line="360" w:lineRule="auto"/>
        <w:ind w:firstLineChars="200" w:firstLine="480"/>
        <w:rPr>
          <w:sz w:val="24"/>
        </w:rPr>
      </w:pPr>
      <w:r>
        <w:rPr>
          <w:rFonts w:hint="eastAsia"/>
          <w:sz w:val="24"/>
        </w:rPr>
        <w:t>当考虑搜索时，不可直接进行深搜，直接深搜的搜索效果和效率都较差。我们通过贪心思想，每次选择“局部最优”的那个选择向下搜索，这样有助于在图的规模过大时，尽快搜得一条“较优”的所需路。同时为了避免陷入“局部最优”，当搜得一条所需路时，我们进行回溯，回溯到</w:t>
      </w:r>
      <m:oMath>
        <m:r>
          <w:rPr>
            <w:rFonts w:ascii="Cambria Math" w:hAnsi="Cambria Math" w:hint="eastAsia"/>
            <w:sz w:val="24"/>
          </w:rPr>
          <m:t>x</m:t>
        </m:r>
      </m:oMath>
      <w:r>
        <w:rPr>
          <w:rFonts w:hint="eastAsia"/>
          <w:sz w:val="24"/>
        </w:rPr>
        <w:t>层进行下</w:t>
      </w:r>
      <w:r>
        <w:rPr>
          <w:rFonts w:hint="eastAsia"/>
          <w:sz w:val="24"/>
        </w:rPr>
        <w:t>1</w:t>
      </w:r>
      <w:r>
        <w:rPr>
          <w:rFonts w:hint="eastAsia"/>
          <w:sz w:val="24"/>
        </w:rPr>
        <w:t>次搜索。</w:t>
      </w:r>
    </w:p>
    <w:p w:rsidR="00CA71DF" w:rsidRDefault="00CA3081" w:rsidP="0074403A">
      <w:pPr>
        <w:spacing w:line="360" w:lineRule="auto"/>
        <w:ind w:firstLineChars="200" w:firstLine="480"/>
        <w:rPr>
          <w:sz w:val="24"/>
        </w:rPr>
      </w:pPr>
      <w:r>
        <w:rPr>
          <w:rFonts w:hint="eastAsia"/>
          <w:sz w:val="24"/>
        </w:rPr>
        <w:t>另外，当图中的各点出度不高时，会导致各点之间</w:t>
      </w:r>
      <w:r w:rsidR="00CA71DF">
        <w:rPr>
          <w:rFonts w:hint="eastAsia"/>
          <w:sz w:val="24"/>
        </w:rPr>
        <w:t>有足够的关联性，故压缩图时所选择的路径，会相互之间存在冲突。如图</w:t>
      </w:r>
      <w:r w:rsidR="00CA71DF">
        <w:rPr>
          <w:rFonts w:hint="eastAsia"/>
          <w:sz w:val="24"/>
        </w:rPr>
        <w:t>4-7</w:t>
      </w:r>
      <w:r w:rsidR="00CA71DF">
        <w:rPr>
          <w:rFonts w:hint="eastAsia"/>
          <w:sz w:val="24"/>
        </w:rPr>
        <w:t>所示。</w:t>
      </w:r>
    </w:p>
    <w:p w:rsidR="00CA71DF" w:rsidRDefault="00C8625B" w:rsidP="00C8625B">
      <w:pPr>
        <w:spacing w:line="360" w:lineRule="auto"/>
        <w:ind w:firstLineChars="200" w:firstLine="480"/>
        <w:jc w:val="center"/>
        <w:rPr>
          <w:sz w:val="24"/>
        </w:rPr>
      </w:pPr>
      <w:r>
        <w:rPr>
          <w:rFonts w:hint="eastAsia"/>
          <w:noProof/>
          <w:sz w:val="24"/>
        </w:rPr>
        <w:lastRenderedPageBreak/>
        <w:drawing>
          <wp:inline distT="0" distB="0" distL="0" distR="0">
            <wp:extent cx="3264839" cy="2023852"/>
            <wp:effectExtent l="19050" t="0" r="0" b="0"/>
            <wp:docPr id="25" name="图片 24" descr="重寻路演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重寻路演示.bmp"/>
                    <pic:cNvPicPr/>
                  </pic:nvPicPr>
                  <pic:blipFill>
                    <a:blip r:embed="rId31" cstate="print"/>
                    <a:stretch>
                      <a:fillRect/>
                    </a:stretch>
                  </pic:blipFill>
                  <pic:spPr>
                    <a:xfrm>
                      <a:off x="0" y="0"/>
                      <a:ext cx="3274456" cy="2029814"/>
                    </a:xfrm>
                    <a:prstGeom prst="rect">
                      <a:avLst/>
                    </a:prstGeom>
                  </pic:spPr>
                </pic:pic>
              </a:graphicData>
            </a:graphic>
          </wp:inline>
        </w:drawing>
      </w:r>
    </w:p>
    <w:p w:rsidR="00CA71DF" w:rsidRDefault="00CA71DF" w:rsidP="00D1036A">
      <w:pPr>
        <w:adjustRightInd w:val="0"/>
        <w:snapToGrid w:val="0"/>
        <w:spacing w:afterLines="50" w:line="360" w:lineRule="auto"/>
        <w:jc w:val="center"/>
        <w:rPr>
          <w:sz w:val="24"/>
        </w:rPr>
      </w:pPr>
      <w:r w:rsidRPr="005918BE">
        <w:rPr>
          <w:rFonts w:hint="eastAsia"/>
          <w:kern w:val="0"/>
          <w:szCs w:val="21"/>
        </w:rPr>
        <w:t>图</w:t>
      </w:r>
      <w:r>
        <w:rPr>
          <w:rFonts w:hint="eastAsia"/>
          <w:kern w:val="0"/>
          <w:szCs w:val="21"/>
        </w:rPr>
        <w:t>4-7</w:t>
      </w:r>
      <w:r w:rsidRPr="005918BE">
        <w:rPr>
          <w:rFonts w:hint="eastAsia"/>
          <w:kern w:val="0"/>
          <w:szCs w:val="21"/>
        </w:rPr>
        <w:t xml:space="preserve">  </w:t>
      </w:r>
      <w:r w:rsidR="00C8625B">
        <w:rPr>
          <w:rFonts w:hint="eastAsia"/>
          <w:kern w:val="0"/>
          <w:szCs w:val="21"/>
        </w:rPr>
        <w:t>需要重寻路时的样例</w:t>
      </w:r>
      <w:r>
        <w:rPr>
          <w:rFonts w:hint="eastAsia"/>
        </w:rPr>
        <w:t>图</w:t>
      </w:r>
    </w:p>
    <w:p w:rsidR="00CA3081" w:rsidRDefault="00C8625B" w:rsidP="008537EE">
      <w:pPr>
        <w:spacing w:line="360" w:lineRule="auto"/>
        <w:ind w:firstLineChars="200" w:firstLine="480"/>
        <w:rPr>
          <w:sz w:val="24"/>
        </w:rPr>
      </w:pPr>
      <w:r>
        <w:rPr>
          <w:rFonts w:hint="eastAsia"/>
          <w:sz w:val="24"/>
        </w:rPr>
        <w:t>假设此时已经搜索到必经点</w:t>
      </w:r>
      <w:r>
        <w:rPr>
          <w:rFonts w:hint="eastAsia"/>
          <w:sz w:val="24"/>
        </w:rPr>
        <w:t>B</w:t>
      </w:r>
      <w:r>
        <w:rPr>
          <w:rFonts w:hint="eastAsia"/>
          <w:sz w:val="24"/>
        </w:rPr>
        <w:t>，之前所行走的路线为</w:t>
      </w:r>
      <w:r w:rsidR="003A233E">
        <w:rPr>
          <w:rFonts w:hint="eastAsia"/>
          <w:sz w:val="24"/>
        </w:rPr>
        <w:t>S</w:t>
      </w:r>
      <w:r w:rsidR="003A233E">
        <w:rPr>
          <w:rFonts w:hint="eastAsia"/>
          <w:sz w:val="24"/>
        </w:rPr>
        <w:t>→</w:t>
      </w:r>
      <w:r w:rsidR="003A233E">
        <w:rPr>
          <w:rFonts w:hint="eastAsia"/>
          <w:sz w:val="24"/>
        </w:rPr>
        <w:t>1</w:t>
      </w:r>
      <w:r w:rsidR="003A233E">
        <w:rPr>
          <w:rFonts w:hint="eastAsia"/>
          <w:sz w:val="24"/>
        </w:rPr>
        <w:t>→</w:t>
      </w:r>
      <w:r w:rsidR="003A233E">
        <w:rPr>
          <w:rFonts w:hint="eastAsia"/>
          <w:sz w:val="24"/>
        </w:rPr>
        <w:t>2</w:t>
      </w:r>
      <w:r w:rsidR="003A233E">
        <w:rPr>
          <w:rFonts w:hint="eastAsia"/>
          <w:sz w:val="24"/>
        </w:rPr>
        <w:t>→</w:t>
      </w:r>
      <w:r w:rsidR="003A233E">
        <w:rPr>
          <w:rFonts w:hint="eastAsia"/>
          <w:sz w:val="24"/>
        </w:rPr>
        <w:t>3</w:t>
      </w:r>
      <w:r w:rsidR="003A233E">
        <w:rPr>
          <w:rFonts w:hint="eastAsia"/>
          <w:sz w:val="24"/>
        </w:rPr>
        <w:t>→</w:t>
      </w:r>
      <w:r w:rsidR="003A233E">
        <w:rPr>
          <w:rFonts w:hint="eastAsia"/>
          <w:sz w:val="24"/>
        </w:rPr>
        <w:t>A</w:t>
      </w:r>
      <w:r w:rsidR="003A233E">
        <w:rPr>
          <w:rFonts w:hint="eastAsia"/>
          <w:sz w:val="24"/>
        </w:rPr>
        <w:t>→</w:t>
      </w:r>
      <w:r w:rsidR="003A233E">
        <w:rPr>
          <w:rFonts w:hint="eastAsia"/>
          <w:sz w:val="24"/>
        </w:rPr>
        <w:t>B</w:t>
      </w:r>
      <w:r>
        <w:rPr>
          <w:rFonts w:hint="eastAsia"/>
          <w:sz w:val="24"/>
        </w:rPr>
        <w:t>。对于必经点</w:t>
      </w:r>
      <w:r>
        <w:rPr>
          <w:rFonts w:hint="eastAsia"/>
          <w:sz w:val="24"/>
        </w:rPr>
        <w:t>B</w:t>
      </w:r>
      <w:r w:rsidR="00CA3081">
        <w:rPr>
          <w:rFonts w:hint="eastAsia"/>
          <w:sz w:val="24"/>
        </w:rPr>
        <w:t>，</w:t>
      </w:r>
      <w:r>
        <w:rPr>
          <w:rFonts w:hint="eastAsia"/>
          <w:sz w:val="24"/>
        </w:rPr>
        <w:t>所应走的路是</w:t>
      </w:r>
      <w:r>
        <w:rPr>
          <w:rFonts w:hint="eastAsia"/>
          <w:sz w:val="24"/>
        </w:rPr>
        <w:t>B</w:t>
      </w:r>
      <w:r w:rsidR="003A233E">
        <w:rPr>
          <w:rFonts w:hint="eastAsia"/>
          <w:sz w:val="24"/>
        </w:rPr>
        <w:t>→</w:t>
      </w:r>
      <w:r w:rsidR="003A233E">
        <w:rPr>
          <w:rFonts w:hint="eastAsia"/>
          <w:sz w:val="24"/>
        </w:rPr>
        <w:t>2</w:t>
      </w:r>
      <w:r w:rsidR="003A233E">
        <w:rPr>
          <w:rFonts w:hint="eastAsia"/>
          <w:sz w:val="24"/>
        </w:rPr>
        <w:t>→</w:t>
      </w:r>
      <w:r w:rsidR="003A233E">
        <w:rPr>
          <w:rFonts w:hint="eastAsia"/>
          <w:sz w:val="24"/>
        </w:rPr>
        <w:t>T</w:t>
      </w:r>
      <w:r>
        <w:rPr>
          <w:rFonts w:hint="eastAsia"/>
          <w:sz w:val="24"/>
        </w:rPr>
        <w:t>，因为这条路较短，在压缩时选择了这条路。但由于</w:t>
      </w:r>
      <w:r>
        <w:rPr>
          <w:rFonts w:hint="eastAsia"/>
          <w:sz w:val="24"/>
        </w:rPr>
        <w:t>2</w:t>
      </w:r>
      <w:r>
        <w:rPr>
          <w:rFonts w:hint="eastAsia"/>
          <w:sz w:val="24"/>
        </w:rPr>
        <w:t>号点已经被走过</w:t>
      </w:r>
      <w:r w:rsidR="00CA3081">
        <w:rPr>
          <w:rFonts w:hint="eastAsia"/>
          <w:sz w:val="24"/>
        </w:rPr>
        <w:t>，</w:t>
      </w:r>
      <w:r>
        <w:rPr>
          <w:rFonts w:hint="eastAsia"/>
          <w:sz w:val="24"/>
        </w:rPr>
        <w:t>故</w:t>
      </w:r>
      <w:r w:rsidR="00CA3081">
        <w:rPr>
          <w:rFonts w:hint="eastAsia"/>
          <w:sz w:val="24"/>
        </w:rPr>
        <w:t>存在走不通的情况。</w:t>
      </w:r>
      <w:r>
        <w:rPr>
          <w:rFonts w:hint="eastAsia"/>
          <w:sz w:val="24"/>
        </w:rPr>
        <w:t>所以我们进行重寻路操作，最终选择了</w:t>
      </w:r>
      <w:r w:rsidR="003A233E">
        <w:rPr>
          <w:rFonts w:hint="eastAsia"/>
          <w:sz w:val="24"/>
        </w:rPr>
        <w:t>B</w:t>
      </w:r>
      <w:r w:rsidR="003A233E">
        <w:rPr>
          <w:rFonts w:hint="eastAsia"/>
          <w:sz w:val="24"/>
        </w:rPr>
        <w:t>→</w:t>
      </w:r>
      <w:r w:rsidR="003A233E">
        <w:rPr>
          <w:rFonts w:hint="eastAsia"/>
          <w:sz w:val="24"/>
        </w:rPr>
        <w:t>4</w:t>
      </w:r>
      <w:r w:rsidR="003A233E">
        <w:rPr>
          <w:rFonts w:hint="eastAsia"/>
          <w:sz w:val="24"/>
        </w:rPr>
        <w:t>→</w:t>
      </w:r>
      <w:r w:rsidR="003A233E">
        <w:rPr>
          <w:rFonts w:hint="eastAsia"/>
          <w:sz w:val="24"/>
        </w:rPr>
        <w:t>5</w:t>
      </w:r>
      <w:r w:rsidR="003A233E">
        <w:rPr>
          <w:rFonts w:hint="eastAsia"/>
          <w:sz w:val="24"/>
        </w:rPr>
        <w:t>→</w:t>
      </w:r>
      <w:r w:rsidR="003A233E">
        <w:rPr>
          <w:rFonts w:hint="eastAsia"/>
          <w:sz w:val="24"/>
        </w:rPr>
        <w:t>6</w:t>
      </w:r>
      <w:r w:rsidR="003A233E">
        <w:rPr>
          <w:rFonts w:hint="eastAsia"/>
          <w:sz w:val="24"/>
        </w:rPr>
        <w:t>→</w:t>
      </w:r>
      <w:r w:rsidR="003A233E">
        <w:rPr>
          <w:rFonts w:hint="eastAsia"/>
          <w:sz w:val="24"/>
        </w:rPr>
        <w:t>7</w:t>
      </w:r>
      <w:r w:rsidR="003A233E">
        <w:rPr>
          <w:rFonts w:hint="eastAsia"/>
          <w:sz w:val="24"/>
        </w:rPr>
        <w:t>→</w:t>
      </w:r>
      <w:r w:rsidR="003A233E">
        <w:rPr>
          <w:sz w:val="24"/>
        </w:rPr>
        <w:t>…</w:t>
      </w:r>
      <w:r w:rsidR="003A233E">
        <w:rPr>
          <w:rFonts w:hint="eastAsia"/>
          <w:sz w:val="24"/>
        </w:rPr>
        <w:t>→</w:t>
      </w:r>
      <w:r w:rsidR="003A233E">
        <w:rPr>
          <w:rFonts w:hint="eastAsia"/>
          <w:sz w:val="24"/>
        </w:rPr>
        <w:t>12</w:t>
      </w:r>
      <w:r w:rsidR="003A233E">
        <w:rPr>
          <w:rFonts w:hint="eastAsia"/>
          <w:sz w:val="24"/>
        </w:rPr>
        <w:t>→</w:t>
      </w:r>
      <w:r w:rsidR="003A233E">
        <w:rPr>
          <w:rFonts w:hint="eastAsia"/>
          <w:sz w:val="24"/>
        </w:rPr>
        <w:t>T</w:t>
      </w:r>
      <w:r>
        <w:rPr>
          <w:rFonts w:hint="eastAsia"/>
          <w:sz w:val="24"/>
        </w:rPr>
        <w:t>这种较远的走法。在算法中我们假定</w:t>
      </w:r>
      <w:r w:rsidR="00CA3081">
        <w:rPr>
          <w:rFonts w:hint="eastAsia"/>
          <w:sz w:val="24"/>
        </w:rPr>
        <w:t>当此时可选择的路中有一半以上的路不可走时，我们进行针对</w:t>
      </w:r>
      <w:r>
        <w:rPr>
          <w:rFonts w:hint="eastAsia"/>
          <w:sz w:val="24"/>
        </w:rPr>
        <w:t>该点进行重寻路。</w:t>
      </w:r>
    </w:p>
    <w:p w:rsidR="00CA3081" w:rsidRPr="00492093" w:rsidRDefault="00CA3081" w:rsidP="00CA3081">
      <w:pPr>
        <w:spacing w:line="360" w:lineRule="auto"/>
        <w:ind w:firstLineChars="250" w:firstLine="600"/>
        <w:rPr>
          <w:sz w:val="24"/>
        </w:rPr>
      </w:pPr>
      <w:r>
        <w:rPr>
          <w:rFonts w:hint="eastAsia"/>
          <w:sz w:val="24"/>
        </w:rPr>
        <w:t>故</w:t>
      </w:r>
      <w:r w:rsidR="00C8625B">
        <w:rPr>
          <w:rFonts w:hint="eastAsia"/>
          <w:sz w:val="24"/>
        </w:rPr>
        <w:t>搜索算法的具体</w:t>
      </w:r>
      <w:r>
        <w:rPr>
          <w:rFonts w:hint="eastAsia"/>
          <w:sz w:val="24"/>
        </w:rPr>
        <w:t>描述</w:t>
      </w:r>
      <w:r w:rsidRPr="00492093">
        <w:rPr>
          <w:rFonts w:hint="eastAsia"/>
          <w:sz w:val="24"/>
        </w:rPr>
        <w:t>如下：</w:t>
      </w:r>
    </w:p>
    <w:p w:rsidR="00CA3081" w:rsidRPr="00492093" w:rsidRDefault="00CA3081" w:rsidP="00CA3081">
      <w:pPr>
        <w:spacing w:line="360" w:lineRule="auto"/>
        <w:ind w:firstLineChars="200" w:firstLine="480"/>
        <w:rPr>
          <w:sz w:val="24"/>
        </w:rPr>
      </w:pPr>
      <w:r>
        <w:rPr>
          <w:rFonts w:hint="eastAsia"/>
          <w:sz w:val="24"/>
        </w:rPr>
        <w:t>（</w:t>
      </w:r>
      <w:r>
        <w:rPr>
          <w:rFonts w:hint="eastAsia"/>
          <w:sz w:val="24"/>
        </w:rPr>
        <w:t>1</w:t>
      </w:r>
      <w:r>
        <w:rPr>
          <w:rFonts w:hint="eastAsia"/>
          <w:sz w:val="24"/>
        </w:rPr>
        <w:t>）若</w:t>
      </w:r>
      <w:r w:rsidRPr="00492093">
        <w:rPr>
          <w:rFonts w:hint="eastAsia"/>
          <w:sz w:val="24"/>
        </w:rPr>
        <w:t>当前最短路</w:t>
      </w:r>
      <w:r>
        <w:rPr>
          <w:rFonts w:hint="eastAsia"/>
          <w:sz w:val="24"/>
        </w:rPr>
        <w:t>已找到</w:t>
      </w:r>
      <w:r w:rsidRPr="00492093">
        <w:rPr>
          <w:rFonts w:hint="eastAsia"/>
          <w:sz w:val="24"/>
        </w:rPr>
        <w:t>，退出，向上回溯</w:t>
      </w:r>
      <w:r>
        <w:rPr>
          <w:rFonts w:hint="eastAsia"/>
          <w:sz w:val="24"/>
        </w:rPr>
        <w:t>。</w:t>
      </w:r>
    </w:p>
    <w:p w:rsidR="00CA3081" w:rsidRPr="00492093" w:rsidRDefault="00CA3081" w:rsidP="00CA3081">
      <w:pPr>
        <w:spacing w:line="360" w:lineRule="auto"/>
        <w:ind w:firstLineChars="200" w:firstLine="480"/>
        <w:rPr>
          <w:sz w:val="24"/>
        </w:rPr>
      </w:pPr>
      <w:r>
        <w:rPr>
          <w:rFonts w:hint="eastAsia"/>
          <w:sz w:val="24"/>
        </w:rPr>
        <w:t>（</w:t>
      </w:r>
      <w:r>
        <w:rPr>
          <w:rFonts w:hint="eastAsia"/>
          <w:sz w:val="24"/>
        </w:rPr>
        <w:t>2</w:t>
      </w:r>
      <w:r>
        <w:rPr>
          <w:rFonts w:hint="eastAsia"/>
          <w:sz w:val="24"/>
        </w:rPr>
        <w:t>）</w:t>
      </w:r>
      <w:r w:rsidRPr="00492093">
        <w:rPr>
          <w:rFonts w:hint="eastAsia"/>
          <w:sz w:val="24"/>
        </w:rPr>
        <w:t>若搜索到终点，且满足条件“经过所有必经点”，则和当前</w:t>
      </w:r>
      <w:r w:rsidR="00594410">
        <w:rPr>
          <w:rFonts w:hint="eastAsia"/>
          <w:sz w:val="24"/>
        </w:rPr>
        <w:t>最短路进行比较，若重复值小且长度短，则将这条路更新至当前最短路，并</w:t>
      </w:r>
      <w:r w:rsidRPr="00492093">
        <w:rPr>
          <w:rFonts w:hint="eastAsia"/>
          <w:sz w:val="24"/>
        </w:rPr>
        <w:t>退出。若不是终点，则进入</w:t>
      </w:r>
      <w:r w:rsidR="005A3ACE">
        <w:rPr>
          <w:rFonts w:hint="eastAsia"/>
          <w:sz w:val="24"/>
        </w:rPr>
        <w:t>（</w:t>
      </w:r>
      <w:r w:rsidR="005A3ACE">
        <w:rPr>
          <w:rFonts w:hint="eastAsia"/>
          <w:sz w:val="24"/>
        </w:rPr>
        <w:t>3</w:t>
      </w:r>
      <w:r w:rsidR="005A3ACE">
        <w:rPr>
          <w:rFonts w:hint="eastAsia"/>
          <w:sz w:val="24"/>
        </w:rPr>
        <w:t>）</w:t>
      </w:r>
      <w:r w:rsidR="00594410">
        <w:rPr>
          <w:rFonts w:hint="eastAsia"/>
          <w:sz w:val="24"/>
        </w:rPr>
        <w:t>。</w:t>
      </w:r>
    </w:p>
    <w:p w:rsidR="00CA3081" w:rsidRPr="00492093" w:rsidRDefault="00CA3081" w:rsidP="00CA3081">
      <w:pPr>
        <w:spacing w:line="360" w:lineRule="auto"/>
        <w:ind w:firstLineChars="200" w:firstLine="480"/>
        <w:rPr>
          <w:sz w:val="24"/>
        </w:rPr>
      </w:pPr>
      <w:r w:rsidRPr="00492093">
        <w:rPr>
          <w:rFonts w:hint="eastAsia"/>
          <w:sz w:val="24"/>
        </w:rPr>
        <w:t>（</w:t>
      </w:r>
      <w:r w:rsidRPr="00492093">
        <w:rPr>
          <w:rFonts w:hint="eastAsia"/>
          <w:sz w:val="24"/>
        </w:rPr>
        <w:t>3</w:t>
      </w:r>
      <w:r w:rsidRPr="00492093">
        <w:rPr>
          <w:rFonts w:hint="eastAsia"/>
          <w:sz w:val="24"/>
        </w:rPr>
        <w:t>）提取出接下来要可选择的路</w:t>
      </w:r>
      <w:r w:rsidR="005A3ACE">
        <w:rPr>
          <w:rFonts w:hint="eastAsia"/>
          <w:sz w:val="24"/>
        </w:rPr>
        <w:t>（</w:t>
      </w:r>
      <w:r w:rsidRPr="00492093">
        <w:rPr>
          <w:rFonts w:hint="eastAsia"/>
          <w:sz w:val="24"/>
        </w:rPr>
        <w:t>压缩之后</w:t>
      </w:r>
      <w:r w:rsidR="005A3ACE">
        <w:rPr>
          <w:rFonts w:hint="eastAsia"/>
          <w:sz w:val="24"/>
        </w:rPr>
        <w:t>）</w:t>
      </w:r>
      <w:r w:rsidRPr="00492093">
        <w:rPr>
          <w:rFonts w:hint="eastAsia"/>
          <w:sz w:val="24"/>
        </w:rPr>
        <w:t>，可选择路的数量为</w:t>
      </w:r>
      <w:r w:rsidR="00F03EB7">
        <w:rPr>
          <w:rFonts w:hint="eastAsia"/>
          <w:sz w:val="24"/>
        </w:rPr>
        <w:t>AR</w:t>
      </w:r>
      <w:r w:rsidR="00F03EB7">
        <w:rPr>
          <w:rFonts w:hint="eastAsia"/>
          <w:sz w:val="24"/>
        </w:rPr>
        <w:t>（</w:t>
      </w:r>
      <w:r w:rsidR="00F03EB7">
        <w:rPr>
          <w:rFonts w:hint="eastAsia"/>
          <w:sz w:val="24"/>
        </w:rPr>
        <w:t>all road</w:t>
      </w:r>
      <w:r w:rsidR="00F03EB7">
        <w:rPr>
          <w:rFonts w:hint="eastAsia"/>
          <w:sz w:val="24"/>
        </w:rPr>
        <w:t>）</w:t>
      </w:r>
      <w:r w:rsidRPr="00492093">
        <w:rPr>
          <w:rFonts w:hint="eastAsia"/>
          <w:sz w:val="24"/>
        </w:rPr>
        <w:t>。检查每条路是否可走（即判断该路所经过的点是否已被访问）</w:t>
      </w:r>
      <w:r w:rsidR="00BD4BAB">
        <w:rPr>
          <w:rFonts w:hint="eastAsia"/>
          <w:sz w:val="24"/>
        </w:rPr>
        <w:t>，</w:t>
      </w:r>
      <w:r w:rsidRPr="00492093">
        <w:rPr>
          <w:rFonts w:hint="eastAsia"/>
          <w:sz w:val="24"/>
        </w:rPr>
        <w:t>若不可走，统计值</w:t>
      </w:r>
      <w:r w:rsidR="00F03EB7">
        <w:rPr>
          <w:rFonts w:hint="eastAsia"/>
          <w:sz w:val="24"/>
        </w:rPr>
        <w:t>NPR</w:t>
      </w:r>
      <w:r w:rsidR="00F03EB7">
        <w:rPr>
          <w:rFonts w:hint="eastAsia"/>
          <w:sz w:val="24"/>
        </w:rPr>
        <w:t>（</w:t>
      </w:r>
      <w:r w:rsidR="00F03EB7">
        <w:rPr>
          <w:rFonts w:hint="eastAsia"/>
          <w:sz w:val="24"/>
        </w:rPr>
        <w:t>no pass road</w:t>
      </w:r>
      <w:r w:rsidR="00F03EB7">
        <w:rPr>
          <w:rFonts w:hint="eastAsia"/>
          <w:sz w:val="24"/>
        </w:rPr>
        <w:t>）</w:t>
      </w:r>
      <w:r w:rsidRPr="00492093">
        <w:rPr>
          <w:rFonts w:hint="eastAsia"/>
          <w:sz w:val="24"/>
        </w:rPr>
        <w:t>加</w:t>
      </w:r>
      <w:r w:rsidRPr="00492093">
        <w:rPr>
          <w:rFonts w:hint="eastAsia"/>
          <w:sz w:val="24"/>
        </w:rPr>
        <w:t>1</w:t>
      </w:r>
      <w:r w:rsidRPr="00492093">
        <w:rPr>
          <w:rFonts w:hint="eastAsia"/>
          <w:sz w:val="24"/>
        </w:rPr>
        <w:t>。</w:t>
      </w:r>
    </w:p>
    <w:p w:rsidR="00CA3081" w:rsidRPr="00492093" w:rsidRDefault="00CA3081" w:rsidP="00CA3081">
      <w:pPr>
        <w:spacing w:line="360" w:lineRule="auto"/>
        <w:ind w:firstLineChars="200" w:firstLine="480"/>
        <w:rPr>
          <w:sz w:val="24"/>
        </w:rPr>
      </w:pPr>
      <w:r>
        <w:rPr>
          <w:rFonts w:hint="eastAsia"/>
          <w:sz w:val="24"/>
        </w:rPr>
        <w:t>（</w:t>
      </w:r>
      <w:r>
        <w:rPr>
          <w:rFonts w:hint="eastAsia"/>
          <w:sz w:val="24"/>
        </w:rPr>
        <w:t>4</w:t>
      </w:r>
      <w:r>
        <w:rPr>
          <w:rFonts w:hint="eastAsia"/>
          <w:sz w:val="24"/>
        </w:rPr>
        <w:t>）</w:t>
      </w:r>
      <w:r w:rsidRPr="00492093">
        <w:rPr>
          <w:rFonts w:hint="eastAsia"/>
          <w:sz w:val="24"/>
        </w:rPr>
        <w:t>检测</w:t>
      </w:r>
      <w:r w:rsidRPr="00492093">
        <w:rPr>
          <w:rFonts w:hint="eastAsia"/>
          <w:sz w:val="24"/>
        </w:rPr>
        <w:t>NPR</w:t>
      </w:r>
      <w:r w:rsidRPr="00492093">
        <w:rPr>
          <w:rFonts w:hint="eastAsia"/>
          <w:sz w:val="24"/>
        </w:rPr>
        <w:t>是否大于等于</w:t>
      </w:r>
      <w:r w:rsidRPr="00492093">
        <w:rPr>
          <w:rFonts w:hint="eastAsia"/>
          <w:sz w:val="24"/>
        </w:rPr>
        <w:t>AR</w:t>
      </w:r>
      <w:r w:rsidRPr="00492093">
        <w:rPr>
          <w:rFonts w:hint="eastAsia"/>
          <w:sz w:val="24"/>
        </w:rPr>
        <w:t>的一半。若大于，说明不可走的路过多，进行</w:t>
      </w:r>
      <m:oMath>
        <m:r>
          <w:rPr>
            <w:rFonts w:ascii="Cambria Math" w:hAnsi="Cambria Math"/>
            <w:sz w:val="24"/>
          </w:rPr>
          <m:t>CompressRoad</m:t>
        </m:r>
      </m:oMath>
      <w:r w:rsidRPr="00492093">
        <w:rPr>
          <w:rFonts w:hint="eastAsia"/>
          <w:sz w:val="24"/>
        </w:rPr>
        <w:t>操作，更新可选路的集合。</w:t>
      </w:r>
    </w:p>
    <w:p w:rsidR="00CA3081" w:rsidRPr="00492093" w:rsidRDefault="00CA3081" w:rsidP="00CA3081">
      <w:pPr>
        <w:spacing w:line="360" w:lineRule="auto"/>
        <w:ind w:firstLineChars="200" w:firstLine="480"/>
        <w:rPr>
          <w:sz w:val="24"/>
        </w:rPr>
      </w:pPr>
      <w:r>
        <w:rPr>
          <w:rFonts w:hint="eastAsia"/>
          <w:sz w:val="24"/>
        </w:rPr>
        <w:t>（</w:t>
      </w:r>
      <w:r>
        <w:rPr>
          <w:rFonts w:hint="eastAsia"/>
          <w:sz w:val="24"/>
        </w:rPr>
        <w:t>5</w:t>
      </w:r>
      <w:r>
        <w:rPr>
          <w:rFonts w:hint="eastAsia"/>
          <w:sz w:val="24"/>
        </w:rPr>
        <w:t>）</w:t>
      </w:r>
      <w:r w:rsidRPr="00492093">
        <w:rPr>
          <w:rFonts w:hint="eastAsia"/>
          <w:sz w:val="24"/>
        </w:rPr>
        <w:t>对可选择路进行排序，排序规则为重复值优先，其次是路长度优先。</w:t>
      </w:r>
    </w:p>
    <w:p w:rsidR="00CA3081" w:rsidRPr="00492093" w:rsidRDefault="00CA3081" w:rsidP="00CA3081">
      <w:pPr>
        <w:spacing w:line="360" w:lineRule="auto"/>
        <w:ind w:firstLineChars="200" w:firstLine="480"/>
        <w:rPr>
          <w:sz w:val="24"/>
        </w:rPr>
      </w:pPr>
      <w:r>
        <w:rPr>
          <w:rFonts w:hint="eastAsia"/>
          <w:sz w:val="24"/>
        </w:rPr>
        <w:t>（</w:t>
      </w:r>
      <w:r>
        <w:rPr>
          <w:rFonts w:hint="eastAsia"/>
          <w:sz w:val="24"/>
        </w:rPr>
        <w:t>6</w:t>
      </w:r>
      <w:r>
        <w:rPr>
          <w:rFonts w:hint="eastAsia"/>
          <w:sz w:val="24"/>
        </w:rPr>
        <w:t>）</w:t>
      </w:r>
      <w:r w:rsidRPr="00492093">
        <w:rPr>
          <w:rFonts w:hint="eastAsia"/>
          <w:sz w:val="24"/>
        </w:rPr>
        <w:t>从长度最短的路开始遍历，选择这条路后，得知该路终点为</w:t>
      </w:r>
      <m:oMath>
        <m:r>
          <w:rPr>
            <w:rFonts w:ascii="Cambria Math" w:hAnsi="Cambria Math" w:hint="eastAsia"/>
            <w:sz w:val="24"/>
          </w:rPr>
          <m:t>e</m:t>
        </m:r>
      </m:oMath>
      <w:r w:rsidRPr="00492093">
        <w:rPr>
          <w:rFonts w:hint="eastAsia"/>
          <w:sz w:val="24"/>
        </w:rPr>
        <w:t>，进行</w:t>
      </w:r>
      <m:oMath>
        <m:r>
          <m:rPr>
            <m:nor/>
          </m:rPr>
          <w:rPr>
            <w:rFonts w:ascii="Cambria Math" w:hAnsi="Cambria Math" w:hint="eastAsia"/>
            <w:sz w:val="24"/>
          </w:rPr>
          <m:t>dfs(e)</m:t>
        </m:r>
      </m:oMath>
      <w:r w:rsidRPr="00492093">
        <w:rPr>
          <w:rFonts w:hint="eastAsia"/>
          <w:sz w:val="24"/>
        </w:rPr>
        <w:t>，进入下一层搜索。</w:t>
      </w:r>
    </w:p>
    <w:p w:rsidR="0074403A" w:rsidRDefault="00CA3081" w:rsidP="0074403A">
      <w:pPr>
        <w:spacing w:line="360" w:lineRule="auto"/>
        <w:ind w:firstLineChars="200" w:firstLine="480"/>
        <w:rPr>
          <w:sz w:val="24"/>
        </w:rPr>
      </w:pPr>
      <w:r>
        <w:rPr>
          <w:rFonts w:hint="eastAsia"/>
          <w:sz w:val="24"/>
        </w:rPr>
        <w:t>（</w:t>
      </w:r>
      <w:r>
        <w:rPr>
          <w:rFonts w:hint="eastAsia"/>
          <w:sz w:val="24"/>
        </w:rPr>
        <w:t>7</w:t>
      </w:r>
      <w:r>
        <w:rPr>
          <w:rFonts w:hint="eastAsia"/>
          <w:sz w:val="24"/>
        </w:rPr>
        <w:t>）</w:t>
      </w:r>
      <w:r w:rsidRPr="00492093">
        <w:rPr>
          <w:rFonts w:hint="eastAsia"/>
          <w:sz w:val="24"/>
        </w:rPr>
        <w:t>当从</w:t>
      </w:r>
      <m:oMath>
        <m:r>
          <m:rPr>
            <m:nor/>
          </m:rPr>
          <w:rPr>
            <w:rFonts w:ascii="Cambria Math" w:hAnsi="Cambria Math" w:hint="eastAsia"/>
            <w:sz w:val="24"/>
          </w:rPr>
          <m:t>dfs(e)</m:t>
        </m:r>
      </m:oMath>
      <w:r w:rsidRPr="00492093">
        <w:rPr>
          <w:rFonts w:hint="eastAsia"/>
          <w:sz w:val="24"/>
        </w:rPr>
        <w:t>的这层搜索退出时，检查是否已退回第</w:t>
      </w:r>
      <m:oMath>
        <m:r>
          <w:rPr>
            <w:rFonts w:ascii="Cambria Math" w:hAnsi="Cambria Math" w:hint="eastAsia"/>
            <w:sz w:val="24"/>
          </w:rPr>
          <m:t>x</m:t>
        </m:r>
      </m:oMath>
      <w:r w:rsidRPr="00492093">
        <w:rPr>
          <w:rFonts w:hint="eastAsia"/>
          <w:sz w:val="24"/>
        </w:rPr>
        <w:t>层，若当前是</w:t>
      </w:r>
      <m:oMath>
        <m:r>
          <w:rPr>
            <w:rFonts w:ascii="Cambria Math" w:hAnsi="Cambria Math" w:hint="eastAsia"/>
            <w:sz w:val="24"/>
          </w:rPr>
          <m:t>x</m:t>
        </m:r>
      </m:oMath>
      <w:r w:rsidRPr="00492093">
        <w:rPr>
          <w:rFonts w:hint="eastAsia"/>
          <w:sz w:val="24"/>
        </w:rPr>
        <w:t>层，则重置</w:t>
      </w:r>
      <w:r w:rsidRPr="00492093">
        <w:rPr>
          <w:rFonts w:hint="eastAsia"/>
          <w:sz w:val="24"/>
        </w:rPr>
        <w:t>minlen</w:t>
      </w:r>
      <w:r w:rsidRPr="00492093">
        <w:rPr>
          <w:rFonts w:hint="eastAsia"/>
          <w:sz w:val="24"/>
        </w:rPr>
        <w:t>，继续向下搜索，直到下次搜到更短的路后再回溯。</w:t>
      </w:r>
    </w:p>
    <w:p w:rsidR="00C830DF" w:rsidRDefault="00CA3081" w:rsidP="0074403A">
      <w:pPr>
        <w:spacing w:line="360" w:lineRule="auto"/>
        <w:ind w:firstLineChars="200" w:firstLine="480"/>
        <w:rPr>
          <w:sz w:val="24"/>
        </w:rPr>
      </w:pPr>
      <w:r>
        <w:rPr>
          <w:rFonts w:hint="eastAsia"/>
          <w:sz w:val="24"/>
        </w:rPr>
        <w:t>这里总结一下</w:t>
      </w:r>
      <w:r w:rsidR="00C830DF">
        <w:rPr>
          <w:rFonts w:hint="eastAsia"/>
          <w:sz w:val="24"/>
        </w:rPr>
        <w:t>该深搜的剪枝和优化要点为：</w:t>
      </w:r>
    </w:p>
    <w:p w:rsidR="00C830DF" w:rsidRPr="00C830DF" w:rsidRDefault="00C830DF" w:rsidP="00C830DF">
      <w:pPr>
        <w:spacing w:line="360" w:lineRule="auto"/>
        <w:ind w:firstLineChars="200" w:firstLine="480"/>
        <w:rPr>
          <w:sz w:val="24"/>
        </w:rPr>
      </w:pPr>
      <w:r>
        <w:rPr>
          <w:rFonts w:hint="eastAsia"/>
          <w:sz w:val="24"/>
        </w:rPr>
        <w:t>1.</w:t>
      </w:r>
      <w:r w:rsidRPr="00C830DF">
        <w:rPr>
          <w:rFonts w:hint="eastAsia"/>
          <w:sz w:val="24"/>
        </w:rPr>
        <w:t>当在某一点可选择的路中，有超过一半已经“不可走”时</w:t>
      </w:r>
      <w:r w:rsidR="00895952">
        <w:rPr>
          <w:rFonts w:hint="eastAsia"/>
          <w:sz w:val="24"/>
        </w:rPr>
        <w:t>（一般是因为</w:t>
      </w:r>
      <w:r w:rsidR="00B804CE">
        <w:rPr>
          <w:rFonts w:hint="eastAsia"/>
          <w:sz w:val="24"/>
        </w:rPr>
        <w:t>深搜过程</w:t>
      </w:r>
      <w:r w:rsidR="00B804CE">
        <w:rPr>
          <w:rFonts w:hint="eastAsia"/>
          <w:sz w:val="24"/>
        </w:rPr>
        <w:lastRenderedPageBreak/>
        <w:t>中，已经过的点占据了这些路中的点</w:t>
      </w:r>
      <w:r w:rsidR="00895952">
        <w:rPr>
          <w:rFonts w:hint="eastAsia"/>
          <w:sz w:val="24"/>
        </w:rPr>
        <w:t>）</w:t>
      </w:r>
      <w:r w:rsidRPr="00C830DF">
        <w:rPr>
          <w:rFonts w:hint="eastAsia"/>
          <w:sz w:val="24"/>
        </w:rPr>
        <w:t>，针对该点进行再次路径压缩</w:t>
      </w:r>
      <w:r w:rsidR="00895952">
        <w:rPr>
          <w:rFonts w:hint="eastAsia"/>
          <w:sz w:val="24"/>
        </w:rPr>
        <w:t>，称之为“</w:t>
      </w:r>
      <w:r w:rsidR="00B804CE">
        <w:rPr>
          <w:rFonts w:hint="eastAsia"/>
          <w:sz w:val="24"/>
        </w:rPr>
        <w:t>点</w:t>
      </w:r>
      <w:r w:rsidR="00895952">
        <w:rPr>
          <w:rFonts w:hint="eastAsia"/>
          <w:sz w:val="24"/>
        </w:rPr>
        <w:t>间</w:t>
      </w:r>
      <w:r w:rsidR="00B804CE">
        <w:rPr>
          <w:rFonts w:hint="eastAsia"/>
          <w:sz w:val="24"/>
        </w:rPr>
        <w:t>路重寻</w:t>
      </w:r>
      <w:r w:rsidR="00895952">
        <w:rPr>
          <w:rFonts w:hint="eastAsia"/>
          <w:sz w:val="24"/>
        </w:rPr>
        <w:t>”</w:t>
      </w:r>
      <w:r w:rsidRPr="00C830DF">
        <w:rPr>
          <w:rFonts w:hint="eastAsia"/>
          <w:sz w:val="24"/>
        </w:rPr>
        <w:t>。</w:t>
      </w:r>
    </w:p>
    <w:p w:rsidR="00C830DF" w:rsidRPr="00C830DF" w:rsidRDefault="00C830DF" w:rsidP="00C830DF">
      <w:pPr>
        <w:spacing w:line="360" w:lineRule="auto"/>
        <w:ind w:firstLineChars="200" w:firstLine="480"/>
        <w:rPr>
          <w:sz w:val="24"/>
        </w:rPr>
      </w:pPr>
      <w:r>
        <w:rPr>
          <w:rFonts w:hint="eastAsia"/>
          <w:sz w:val="24"/>
        </w:rPr>
        <w:t>2.</w:t>
      </w:r>
      <w:r w:rsidR="007B7A51">
        <w:rPr>
          <w:rFonts w:hint="eastAsia"/>
          <w:sz w:val="24"/>
        </w:rPr>
        <w:t>将某一点可选择的路进行排序，选择最优</w:t>
      </w:r>
      <w:r w:rsidRPr="00C830DF">
        <w:rPr>
          <w:rFonts w:hint="eastAsia"/>
          <w:sz w:val="24"/>
        </w:rPr>
        <w:t>的那条，</w:t>
      </w:r>
      <w:r w:rsidR="007B7A51">
        <w:rPr>
          <w:rFonts w:hint="eastAsia"/>
          <w:sz w:val="24"/>
        </w:rPr>
        <w:t>最优的判断为重复权值、长度总和考虑。</w:t>
      </w:r>
      <w:r w:rsidRPr="00C830DF">
        <w:rPr>
          <w:rFonts w:hint="eastAsia"/>
          <w:sz w:val="24"/>
        </w:rPr>
        <w:t>即利用“贪心”思想进行向下搜索。</w:t>
      </w:r>
    </w:p>
    <w:p w:rsidR="00C830DF" w:rsidRPr="00C830DF" w:rsidRDefault="00C830DF" w:rsidP="00C830DF">
      <w:pPr>
        <w:spacing w:line="360" w:lineRule="auto"/>
        <w:ind w:firstLineChars="200" w:firstLine="480"/>
        <w:rPr>
          <w:sz w:val="24"/>
        </w:rPr>
      </w:pPr>
      <w:r>
        <w:rPr>
          <w:rFonts w:hint="eastAsia"/>
          <w:sz w:val="24"/>
        </w:rPr>
        <w:t>3.</w:t>
      </w:r>
      <w:r w:rsidRPr="00C830DF">
        <w:rPr>
          <w:rFonts w:hint="eastAsia"/>
          <w:sz w:val="24"/>
        </w:rPr>
        <w:t>搜到可行解时，选择回溯到第</w:t>
      </w:r>
      <m:oMath>
        <m:r>
          <w:rPr>
            <w:rFonts w:ascii="Cambria Math" w:hAnsi="Cambria Math" w:hint="eastAsia"/>
            <w:sz w:val="24"/>
          </w:rPr>
          <m:t>x</m:t>
        </m:r>
      </m:oMath>
      <w:r w:rsidRPr="00C830DF">
        <w:rPr>
          <w:rFonts w:hint="eastAsia"/>
          <w:sz w:val="24"/>
        </w:rPr>
        <w:t>层再进行继续搜索，避免陷入局部最优。</w:t>
      </w:r>
      <w:r w:rsidR="006C0C69">
        <w:rPr>
          <w:rFonts w:hint="eastAsia"/>
          <w:sz w:val="24"/>
        </w:rPr>
        <w:t>这里的</w:t>
      </w:r>
      <m:oMath>
        <m:r>
          <w:rPr>
            <w:rFonts w:ascii="Cambria Math" w:hAnsi="Cambria Math" w:hint="eastAsia"/>
            <w:sz w:val="24"/>
          </w:rPr>
          <m:t>x</m:t>
        </m:r>
      </m:oMath>
      <w:r w:rsidR="006C0C69">
        <w:rPr>
          <w:rFonts w:hint="eastAsia"/>
          <w:sz w:val="24"/>
        </w:rPr>
        <w:t>取值可以设置为随着图形规模调整，但重点还是在于尽快求出可行解。</w:t>
      </w:r>
    </w:p>
    <w:p w:rsidR="00C8625B" w:rsidRDefault="00C830DF" w:rsidP="00274DAB">
      <w:pPr>
        <w:spacing w:line="360" w:lineRule="auto"/>
        <w:ind w:firstLineChars="200" w:firstLine="480"/>
        <w:rPr>
          <w:sz w:val="24"/>
        </w:rPr>
      </w:pPr>
      <w:r>
        <w:rPr>
          <w:rFonts w:hint="eastAsia"/>
          <w:sz w:val="24"/>
        </w:rPr>
        <w:t>4.</w:t>
      </w:r>
      <w:r w:rsidRPr="00C830DF">
        <w:rPr>
          <w:rFonts w:hint="eastAsia"/>
          <w:sz w:val="24"/>
        </w:rPr>
        <w:t>利用重复边数和路径总长综合考虑可行解是否应被设置为当前最优解。</w:t>
      </w:r>
    </w:p>
    <w:p w:rsidR="003B1044" w:rsidRPr="00274DAB" w:rsidRDefault="00075C6B" w:rsidP="00274DAB">
      <w:pPr>
        <w:spacing w:line="360" w:lineRule="auto"/>
        <w:ind w:firstLine="420"/>
        <w:rPr>
          <w:sz w:val="24"/>
        </w:rPr>
      </w:pPr>
      <w:r w:rsidRPr="00075C6B">
        <w:rPr>
          <w:noProof/>
          <w:color w:val="FF0000"/>
          <w:sz w:val="24"/>
        </w:rPr>
        <w:pict>
          <v:shape id="_x0000_s1066" type="#_x0000_t32" style="position:absolute;left:0;text-align:left;margin-left:21.25pt;margin-top:17.3pt;width:383.6pt;height:0;z-index:251660288" o:connectortype="straight"/>
        </w:pict>
      </w:r>
      <w:r w:rsidR="00BE7F7B" w:rsidRPr="00BE7F7B">
        <w:rPr>
          <w:rFonts w:hint="eastAsia"/>
          <w:sz w:val="24"/>
        </w:rPr>
        <w:t>伪代码如下：</w:t>
      </w:r>
    </w:p>
    <w:p w:rsidR="00BE7F7B" w:rsidRPr="00BE7F7B" w:rsidRDefault="00BE7F7B" w:rsidP="00BE7F7B">
      <w:pPr>
        <w:spacing w:line="360" w:lineRule="auto"/>
        <w:ind w:firstLine="420"/>
        <w:rPr>
          <w:sz w:val="24"/>
        </w:rPr>
      </w:pPr>
      <w:r w:rsidRPr="00BE7F7B">
        <w:rPr>
          <w:sz w:val="24"/>
        </w:rPr>
        <w:t>dfs(v,levelinfo)</w:t>
      </w:r>
    </w:p>
    <w:p w:rsidR="00BE7F7B" w:rsidRPr="00BE7F7B" w:rsidRDefault="00BE7F7B" w:rsidP="00BE7F7B">
      <w:pPr>
        <w:spacing w:line="360" w:lineRule="auto"/>
        <w:ind w:firstLine="420"/>
        <w:rPr>
          <w:sz w:val="24"/>
        </w:rPr>
      </w:pPr>
      <w:r w:rsidRPr="00BE7F7B">
        <w:rPr>
          <w:rFonts w:hint="eastAsia"/>
          <w:sz w:val="24"/>
        </w:rPr>
        <w:t>1</w:t>
      </w:r>
      <w:r w:rsidRPr="00BE7F7B">
        <w:rPr>
          <w:rFonts w:hint="eastAsia"/>
          <w:sz w:val="24"/>
        </w:rPr>
        <w:t>：</w:t>
      </w:r>
      <w:r w:rsidRPr="00BE7F7B">
        <w:rPr>
          <w:rFonts w:hint="eastAsia"/>
          <w:sz w:val="24"/>
        </w:rPr>
        <w:t>if (minlen</w:t>
      </w:r>
      <w:r w:rsidRPr="00BE7F7B">
        <w:rPr>
          <w:rFonts w:hint="eastAsia"/>
          <w:sz w:val="24"/>
        </w:rPr>
        <w:t>不等于无穷</w:t>
      </w:r>
      <w:r w:rsidRPr="00BE7F7B">
        <w:rPr>
          <w:rFonts w:hint="eastAsia"/>
          <w:sz w:val="24"/>
        </w:rPr>
        <w:t>) then //</w:t>
      </w:r>
      <w:r w:rsidRPr="00BE7F7B">
        <w:rPr>
          <w:rFonts w:hint="eastAsia"/>
          <w:sz w:val="24"/>
        </w:rPr>
        <w:t>说明以及找到最短路，需要回溯</w:t>
      </w:r>
    </w:p>
    <w:p w:rsidR="00BE7F7B" w:rsidRPr="00BE7F7B" w:rsidRDefault="00BE7F7B" w:rsidP="00BE7F7B">
      <w:pPr>
        <w:spacing w:line="360" w:lineRule="auto"/>
        <w:ind w:firstLine="420"/>
        <w:rPr>
          <w:sz w:val="24"/>
        </w:rPr>
      </w:pPr>
      <w:r w:rsidRPr="00BE7F7B">
        <w:rPr>
          <w:rFonts w:hint="eastAsia"/>
          <w:sz w:val="24"/>
        </w:rPr>
        <w:t>2</w:t>
      </w:r>
      <w:r w:rsidRPr="00BE7F7B">
        <w:rPr>
          <w:rFonts w:hint="eastAsia"/>
          <w:sz w:val="24"/>
        </w:rPr>
        <w:t>：</w:t>
      </w:r>
      <w:r w:rsidRPr="00BE7F7B">
        <w:rPr>
          <w:rFonts w:hint="eastAsia"/>
          <w:sz w:val="24"/>
        </w:rPr>
        <w:t xml:space="preserve">  return</w:t>
      </w:r>
    </w:p>
    <w:p w:rsidR="00BE7F7B" w:rsidRPr="00BE7F7B" w:rsidRDefault="00BE7F7B" w:rsidP="00BE7F7B">
      <w:pPr>
        <w:spacing w:line="360" w:lineRule="auto"/>
        <w:ind w:firstLine="420"/>
        <w:rPr>
          <w:sz w:val="24"/>
        </w:rPr>
      </w:pPr>
      <w:r w:rsidRPr="00BE7F7B">
        <w:rPr>
          <w:rFonts w:hint="eastAsia"/>
          <w:sz w:val="24"/>
        </w:rPr>
        <w:t>3</w:t>
      </w:r>
      <w:r w:rsidRPr="00BE7F7B">
        <w:rPr>
          <w:rFonts w:hint="eastAsia"/>
          <w:sz w:val="24"/>
        </w:rPr>
        <w:t>：</w:t>
      </w:r>
      <w:r w:rsidRPr="00BE7F7B">
        <w:rPr>
          <w:rFonts w:hint="eastAsia"/>
          <w:sz w:val="24"/>
        </w:rPr>
        <w:t>end if</w:t>
      </w:r>
    </w:p>
    <w:p w:rsidR="00BE7F7B" w:rsidRPr="00BE7F7B" w:rsidRDefault="00BE7F7B" w:rsidP="00BE7F7B">
      <w:pPr>
        <w:spacing w:line="360" w:lineRule="auto"/>
        <w:ind w:firstLine="420"/>
        <w:rPr>
          <w:sz w:val="24"/>
        </w:rPr>
      </w:pPr>
      <w:r w:rsidRPr="00BE7F7B">
        <w:rPr>
          <w:rFonts w:hint="eastAsia"/>
          <w:sz w:val="24"/>
        </w:rPr>
        <w:t>4</w:t>
      </w:r>
      <w:r w:rsidRPr="00BE7F7B">
        <w:rPr>
          <w:rFonts w:hint="eastAsia"/>
          <w:sz w:val="24"/>
        </w:rPr>
        <w:t>：</w:t>
      </w:r>
      <w:r w:rsidRPr="00BE7F7B">
        <w:rPr>
          <w:rFonts w:hint="eastAsia"/>
          <w:sz w:val="24"/>
        </w:rPr>
        <w:t>if (v is endv &amp;&amp; juge()) //</w:t>
      </w:r>
      <w:r w:rsidRPr="00BE7F7B">
        <w:rPr>
          <w:rFonts w:hint="eastAsia"/>
          <w:sz w:val="24"/>
        </w:rPr>
        <w:t>若</w:t>
      </w:r>
      <w:r w:rsidRPr="00BE7F7B">
        <w:rPr>
          <w:rFonts w:hint="eastAsia"/>
          <w:sz w:val="24"/>
        </w:rPr>
        <w:t>v</w:t>
      </w:r>
      <w:r w:rsidRPr="00BE7F7B">
        <w:rPr>
          <w:rFonts w:hint="eastAsia"/>
          <w:sz w:val="24"/>
        </w:rPr>
        <w:t>是终点且满足条件</w:t>
      </w:r>
    </w:p>
    <w:p w:rsidR="00BE7F7B" w:rsidRPr="00BE7F7B" w:rsidRDefault="00BE7F7B" w:rsidP="00BE7F7B">
      <w:pPr>
        <w:spacing w:line="360" w:lineRule="auto"/>
        <w:ind w:firstLine="420"/>
        <w:rPr>
          <w:sz w:val="24"/>
        </w:rPr>
      </w:pPr>
      <w:r w:rsidRPr="00BE7F7B">
        <w:rPr>
          <w:rFonts w:hint="eastAsia"/>
          <w:sz w:val="24"/>
        </w:rPr>
        <w:t>5</w:t>
      </w:r>
      <w:r w:rsidRPr="00BE7F7B">
        <w:rPr>
          <w:rFonts w:hint="eastAsia"/>
          <w:sz w:val="24"/>
        </w:rPr>
        <w:t>：</w:t>
      </w:r>
      <w:r w:rsidRPr="00BE7F7B">
        <w:rPr>
          <w:rFonts w:hint="eastAsia"/>
          <w:sz w:val="24"/>
        </w:rPr>
        <w:t xml:space="preserve">   getup(minlen,anslen); //</w:t>
      </w:r>
      <w:r w:rsidRPr="00BE7F7B">
        <w:rPr>
          <w:rFonts w:hint="eastAsia"/>
          <w:sz w:val="24"/>
        </w:rPr>
        <w:t>更新</w:t>
      </w:r>
      <w:r w:rsidRPr="00BE7F7B">
        <w:rPr>
          <w:rFonts w:hint="eastAsia"/>
          <w:sz w:val="24"/>
        </w:rPr>
        <w:t>minlen</w:t>
      </w:r>
      <w:r w:rsidRPr="00BE7F7B">
        <w:rPr>
          <w:rFonts w:hint="eastAsia"/>
          <w:sz w:val="24"/>
        </w:rPr>
        <w:t>和</w:t>
      </w:r>
      <w:r w:rsidRPr="00BE7F7B">
        <w:rPr>
          <w:rFonts w:hint="eastAsia"/>
          <w:sz w:val="24"/>
        </w:rPr>
        <w:t>anslen</w:t>
      </w:r>
    </w:p>
    <w:p w:rsidR="00BE7F7B" w:rsidRPr="00BE7F7B" w:rsidRDefault="00BE7F7B" w:rsidP="00BE7F7B">
      <w:pPr>
        <w:spacing w:line="360" w:lineRule="auto"/>
        <w:ind w:firstLine="420"/>
        <w:rPr>
          <w:sz w:val="24"/>
        </w:rPr>
      </w:pPr>
      <w:r w:rsidRPr="00BE7F7B">
        <w:rPr>
          <w:rFonts w:hint="eastAsia"/>
          <w:sz w:val="24"/>
        </w:rPr>
        <w:t>6</w:t>
      </w:r>
      <w:r w:rsidRPr="00BE7F7B">
        <w:rPr>
          <w:rFonts w:hint="eastAsia"/>
          <w:sz w:val="24"/>
        </w:rPr>
        <w:t>：</w:t>
      </w:r>
      <w:r w:rsidRPr="00BE7F7B">
        <w:rPr>
          <w:rFonts w:hint="eastAsia"/>
          <w:sz w:val="24"/>
        </w:rPr>
        <w:t>end if</w:t>
      </w:r>
    </w:p>
    <w:p w:rsidR="00BE7F7B" w:rsidRPr="00BE7F7B" w:rsidRDefault="00BE7F7B" w:rsidP="00BE7F7B">
      <w:pPr>
        <w:spacing w:line="360" w:lineRule="auto"/>
        <w:ind w:firstLine="420"/>
        <w:rPr>
          <w:sz w:val="24"/>
        </w:rPr>
      </w:pPr>
      <w:r w:rsidRPr="00BE7F7B">
        <w:rPr>
          <w:rFonts w:hint="eastAsia"/>
          <w:sz w:val="24"/>
        </w:rPr>
        <w:t>7</w:t>
      </w:r>
      <w:r w:rsidRPr="00BE7F7B">
        <w:rPr>
          <w:rFonts w:hint="eastAsia"/>
          <w:sz w:val="24"/>
        </w:rPr>
        <w:t>：</w:t>
      </w:r>
      <w:r w:rsidRPr="00BE7F7B">
        <w:rPr>
          <w:rFonts w:hint="eastAsia"/>
          <w:sz w:val="24"/>
        </w:rPr>
        <w:t>for ( r in needroad(v))</w:t>
      </w:r>
    </w:p>
    <w:p w:rsidR="00BE7F7B" w:rsidRPr="00BE7F7B" w:rsidRDefault="00BE7F7B" w:rsidP="00BE7F7B">
      <w:pPr>
        <w:spacing w:line="360" w:lineRule="auto"/>
        <w:ind w:firstLine="420"/>
        <w:rPr>
          <w:sz w:val="24"/>
        </w:rPr>
      </w:pPr>
      <w:r w:rsidRPr="00BE7F7B">
        <w:rPr>
          <w:rFonts w:hint="eastAsia"/>
          <w:sz w:val="24"/>
        </w:rPr>
        <w:t>8</w:t>
      </w:r>
      <w:r w:rsidRPr="00BE7F7B">
        <w:rPr>
          <w:rFonts w:hint="eastAsia"/>
          <w:sz w:val="24"/>
        </w:rPr>
        <w:t>：</w:t>
      </w:r>
      <w:r w:rsidR="007B7A51">
        <w:rPr>
          <w:rFonts w:hint="eastAsia"/>
          <w:sz w:val="24"/>
        </w:rPr>
        <w:t xml:space="preserve">   </w:t>
      </w:r>
      <w:r w:rsidRPr="00BE7F7B">
        <w:rPr>
          <w:rFonts w:hint="eastAsia"/>
          <w:sz w:val="24"/>
        </w:rPr>
        <w:t xml:space="preserve">if( FailCheck(r) ) then </w:t>
      </w:r>
    </w:p>
    <w:p w:rsidR="00BE7F7B" w:rsidRPr="00BE7F7B" w:rsidRDefault="00BE7F7B" w:rsidP="00BE7F7B">
      <w:pPr>
        <w:spacing w:line="360" w:lineRule="auto"/>
        <w:ind w:firstLine="420"/>
        <w:rPr>
          <w:sz w:val="24"/>
        </w:rPr>
      </w:pPr>
      <w:r w:rsidRPr="00BE7F7B">
        <w:rPr>
          <w:rFonts w:hint="eastAsia"/>
          <w:sz w:val="24"/>
        </w:rPr>
        <w:t>9</w:t>
      </w:r>
      <w:r w:rsidRPr="00BE7F7B">
        <w:rPr>
          <w:rFonts w:hint="eastAsia"/>
          <w:sz w:val="24"/>
        </w:rPr>
        <w:t>：</w:t>
      </w:r>
      <w:r w:rsidRPr="00BE7F7B">
        <w:rPr>
          <w:rFonts w:hint="eastAsia"/>
          <w:sz w:val="24"/>
        </w:rPr>
        <w:t xml:space="preserve">      NPR=NPR+1 else save(road)</w:t>
      </w:r>
    </w:p>
    <w:p w:rsidR="00BE7F7B" w:rsidRPr="00BE7F7B" w:rsidRDefault="00BE7F7B" w:rsidP="00BE7F7B">
      <w:pPr>
        <w:spacing w:line="360" w:lineRule="auto"/>
        <w:ind w:firstLine="420"/>
        <w:rPr>
          <w:sz w:val="24"/>
        </w:rPr>
      </w:pPr>
      <w:r w:rsidRPr="00BE7F7B">
        <w:rPr>
          <w:rFonts w:hint="eastAsia"/>
          <w:sz w:val="24"/>
        </w:rPr>
        <w:t>10</w:t>
      </w:r>
      <w:r w:rsidRPr="00BE7F7B">
        <w:rPr>
          <w:rFonts w:hint="eastAsia"/>
          <w:sz w:val="24"/>
        </w:rPr>
        <w:t>：</w:t>
      </w:r>
      <w:r w:rsidR="00274DAB">
        <w:rPr>
          <w:rFonts w:hint="eastAsia"/>
          <w:sz w:val="24"/>
        </w:rPr>
        <w:t xml:space="preserve">  </w:t>
      </w:r>
      <w:r w:rsidRPr="00BE7F7B">
        <w:rPr>
          <w:rFonts w:hint="eastAsia"/>
          <w:sz w:val="24"/>
        </w:rPr>
        <w:t>end if</w:t>
      </w:r>
    </w:p>
    <w:p w:rsidR="00BE7F7B" w:rsidRPr="00BE7F7B" w:rsidRDefault="00BE7F7B" w:rsidP="00BE7F7B">
      <w:pPr>
        <w:spacing w:line="360" w:lineRule="auto"/>
        <w:ind w:firstLine="420"/>
        <w:rPr>
          <w:sz w:val="24"/>
        </w:rPr>
      </w:pPr>
      <w:r w:rsidRPr="00BE7F7B">
        <w:rPr>
          <w:rFonts w:hint="eastAsia"/>
          <w:sz w:val="24"/>
        </w:rPr>
        <w:t>11</w:t>
      </w:r>
      <w:r w:rsidRPr="00BE7F7B">
        <w:rPr>
          <w:rFonts w:hint="eastAsia"/>
          <w:sz w:val="24"/>
        </w:rPr>
        <w:t>：</w:t>
      </w:r>
      <w:r w:rsidRPr="00BE7F7B">
        <w:rPr>
          <w:rFonts w:hint="eastAsia"/>
          <w:sz w:val="24"/>
        </w:rPr>
        <w:t>end for</w:t>
      </w:r>
    </w:p>
    <w:p w:rsidR="00BE7F7B" w:rsidRPr="00BE7F7B" w:rsidRDefault="00BE7F7B" w:rsidP="00BE7F7B">
      <w:pPr>
        <w:spacing w:line="360" w:lineRule="auto"/>
        <w:ind w:firstLine="420"/>
        <w:rPr>
          <w:sz w:val="24"/>
        </w:rPr>
      </w:pPr>
      <w:r w:rsidRPr="00BE7F7B">
        <w:rPr>
          <w:sz w:val="24"/>
        </w:rPr>
        <w:t>12:if (NPR &gt; APR/2) then</w:t>
      </w:r>
      <w:r w:rsidR="00274DAB">
        <w:rPr>
          <w:rFonts w:hint="eastAsia"/>
          <w:sz w:val="24"/>
        </w:rPr>
        <w:t xml:space="preserve">  //</w:t>
      </w:r>
      <w:r w:rsidR="00274DAB">
        <w:rPr>
          <w:rFonts w:hint="eastAsia"/>
          <w:sz w:val="24"/>
        </w:rPr>
        <w:t>若不可走的路多于一般，针对该点再次压缩</w:t>
      </w:r>
    </w:p>
    <w:p w:rsidR="00BE7F7B" w:rsidRPr="00BE7F7B" w:rsidRDefault="007B7A51" w:rsidP="00BE7F7B">
      <w:pPr>
        <w:spacing w:line="360" w:lineRule="auto"/>
        <w:ind w:firstLine="420"/>
        <w:rPr>
          <w:sz w:val="24"/>
        </w:rPr>
      </w:pPr>
      <w:r>
        <w:rPr>
          <w:sz w:val="24"/>
        </w:rPr>
        <w:t xml:space="preserve">13: </w:t>
      </w:r>
      <w:r>
        <w:rPr>
          <w:rFonts w:hint="eastAsia"/>
          <w:sz w:val="24"/>
        </w:rPr>
        <w:t xml:space="preserve">   </w:t>
      </w:r>
      <w:r w:rsidR="007B6B76">
        <w:rPr>
          <w:rFonts w:hint="eastAsia"/>
          <w:sz w:val="24"/>
        </w:rPr>
        <w:t>CompressRoad</w:t>
      </w:r>
      <w:r w:rsidR="004A5703" w:rsidRPr="00BE7F7B">
        <w:rPr>
          <w:sz w:val="24"/>
        </w:rPr>
        <w:t xml:space="preserve"> </w:t>
      </w:r>
      <w:r w:rsidR="00BE7F7B" w:rsidRPr="00BE7F7B">
        <w:rPr>
          <w:sz w:val="24"/>
        </w:rPr>
        <w:t>(v)</w:t>
      </w:r>
    </w:p>
    <w:p w:rsidR="00BE7F7B" w:rsidRPr="00BE7F7B" w:rsidRDefault="00BE7F7B" w:rsidP="00BE7F7B">
      <w:pPr>
        <w:spacing w:line="360" w:lineRule="auto"/>
        <w:ind w:firstLine="420"/>
        <w:rPr>
          <w:sz w:val="24"/>
        </w:rPr>
      </w:pPr>
      <w:r w:rsidRPr="00BE7F7B">
        <w:rPr>
          <w:sz w:val="24"/>
        </w:rPr>
        <w:t>14:end if</w:t>
      </w:r>
    </w:p>
    <w:p w:rsidR="00BE7F7B" w:rsidRPr="00BE7F7B" w:rsidRDefault="00BE7F7B" w:rsidP="00BE7F7B">
      <w:pPr>
        <w:spacing w:line="360" w:lineRule="auto"/>
        <w:ind w:firstLine="420"/>
        <w:rPr>
          <w:sz w:val="24"/>
        </w:rPr>
      </w:pPr>
      <w:r w:rsidRPr="00BE7F7B">
        <w:rPr>
          <w:sz w:val="24"/>
        </w:rPr>
        <w:t>15:sort(road)</w:t>
      </w:r>
      <w:r w:rsidR="0058493A">
        <w:rPr>
          <w:rFonts w:hint="eastAsia"/>
          <w:sz w:val="24"/>
        </w:rPr>
        <w:t xml:space="preserve">   //</w:t>
      </w:r>
      <w:r w:rsidR="0058493A">
        <w:rPr>
          <w:rFonts w:hint="eastAsia"/>
          <w:sz w:val="24"/>
        </w:rPr>
        <w:t>对可选择的方向进行排序</w:t>
      </w:r>
    </w:p>
    <w:p w:rsidR="00BE7F7B" w:rsidRPr="00BE7F7B" w:rsidRDefault="00BE7F7B" w:rsidP="00BE7F7B">
      <w:pPr>
        <w:spacing w:line="360" w:lineRule="auto"/>
        <w:ind w:firstLine="420"/>
        <w:rPr>
          <w:sz w:val="24"/>
        </w:rPr>
      </w:pPr>
      <w:r w:rsidRPr="00BE7F7B">
        <w:rPr>
          <w:sz w:val="24"/>
        </w:rPr>
        <w:t>16:for(r in road)</w:t>
      </w:r>
    </w:p>
    <w:p w:rsidR="00BE7F7B" w:rsidRPr="00BE7F7B" w:rsidRDefault="00BE7F7B" w:rsidP="00BE7F7B">
      <w:pPr>
        <w:spacing w:line="360" w:lineRule="auto"/>
        <w:ind w:firstLine="420"/>
        <w:rPr>
          <w:sz w:val="24"/>
        </w:rPr>
      </w:pPr>
      <w:r w:rsidRPr="00BE7F7B">
        <w:rPr>
          <w:sz w:val="24"/>
        </w:rPr>
        <w:t xml:space="preserve">17: </w:t>
      </w:r>
      <w:r w:rsidR="007B7A51">
        <w:rPr>
          <w:rFonts w:hint="eastAsia"/>
          <w:sz w:val="24"/>
        </w:rPr>
        <w:t xml:space="preserve">  </w:t>
      </w:r>
      <w:r w:rsidRPr="00BE7F7B">
        <w:rPr>
          <w:sz w:val="24"/>
        </w:rPr>
        <w:t>dfs(r.e,NextLevelInfo)</w:t>
      </w:r>
    </w:p>
    <w:p w:rsidR="00BE7F7B" w:rsidRPr="00BE7F7B" w:rsidRDefault="00BE7F7B" w:rsidP="00BE7F7B">
      <w:pPr>
        <w:spacing w:line="360" w:lineRule="auto"/>
        <w:ind w:firstLine="420"/>
        <w:rPr>
          <w:sz w:val="24"/>
        </w:rPr>
      </w:pPr>
      <w:r w:rsidRPr="00BE7F7B">
        <w:rPr>
          <w:rFonts w:hint="eastAsia"/>
          <w:sz w:val="24"/>
        </w:rPr>
        <w:t>18:</w:t>
      </w:r>
      <w:r w:rsidR="007B7A51">
        <w:rPr>
          <w:rFonts w:hint="eastAsia"/>
          <w:sz w:val="24"/>
        </w:rPr>
        <w:t xml:space="preserve"> </w:t>
      </w:r>
      <w:r w:rsidRPr="00BE7F7B">
        <w:rPr>
          <w:rFonts w:hint="eastAsia"/>
          <w:sz w:val="24"/>
        </w:rPr>
        <w:t xml:space="preserve"> </w:t>
      </w:r>
      <w:r w:rsidR="007B7A51">
        <w:rPr>
          <w:rFonts w:hint="eastAsia"/>
          <w:sz w:val="24"/>
        </w:rPr>
        <w:t xml:space="preserve"> </w:t>
      </w:r>
      <w:r w:rsidRPr="00BE7F7B">
        <w:rPr>
          <w:rFonts w:hint="eastAsia"/>
          <w:sz w:val="24"/>
        </w:rPr>
        <w:t xml:space="preserve">if(levelInfo.level </w:t>
      </w:r>
      <w:r w:rsidRPr="00BE7F7B">
        <w:rPr>
          <w:rFonts w:hint="eastAsia"/>
          <w:sz w:val="24"/>
        </w:rPr>
        <w:t>等于</w:t>
      </w:r>
      <w:r w:rsidRPr="00BE7F7B">
        <w:rPr>
          <w:rFonts w:hint="eastAsia"/>
          <w:sz w:val="24"/>
        </w:rPr>
        <w:t xml:space="preserve"> x) then</w:t>
      </w:r>
    </w:p>
    <w:p w:rsidR="00BE7F7B" w:rsidRPr="00BE7F7B" w:rsidRDefault="00BE7F7B" w:rsidP="00BE7F7B">
      <w:pPr>
        <w:spacing w:line="360" w:lineRule="auto"/>
        <w:ind w:firstLine="420"/>
        <w:rPr>
          <w:sz w:val="24"/>
        </w:rPr>
      </w:pPr>
      <w:r w:rsidRPr="00BE7F7B">
        <w:rPr>
          <w:rFonts w:hint="eastAsia"/>
          <w:sz w:val="24"/>
        </w:rPr>
        <w:t xml:space="preserve">19: </w:t>
      </w:r>
      <w:r w:rsidR="007B7A51">
        <w:rPr>
          <w:rFonts w:hint="eastAsia"/>
          <w:sz w:val="24"/>
        </w:rPr>
        <w:t xml:space="preserve">    </w:t>
      </w:r>
      <w:r w:rsidRPr="00BE7F7B">
        <w:rPr>
          <w:rFonts w:hint="eastAsia"/>
          <w:sz w:val="24"/>
        </w:rPr>
        <w:t>minlen=</w:t>
      </w:r>
      <w:r w:rsidRPr="00BE7F7B">
        <w:rPr>
          <w:rFonts w:hint="eastAsia"/>
          <w:sz w:val="24"/>
        </w:rPr>
        <w:t>无穷</w:t>
      </w:r>
      <w:r w:rsidRPr="00BE7F7B">
        <w:rPr>
          <w:rFonts w:hint="eastAsia"/>
          <w:sz w:val="24"/>
        </w:rPr>
        <w:t xml:space="preserve">,stop </w:t>
      </w:r>
      <w:r w:rsidRPr="00BE7F7B">
        <w:rPr>
          <w:rFonts w:hint="eastAsia"/>
          <w:sz w:val="24"/>
        </w:rPr>
        <w:t>回溯，接着搜下一条</w:t>
      </w:r>
    </w:p>
    <w:p w:rsidR="00BE7F7B" w:rsidRPr="00BE7F7B" w:rsidRDefault="00BE7F7B" w:rsidP="00BE7F7B">
      <w:pPr>
        <w:spacing w:line="360" w:lineRule="auto"/>
        <w:ind w:firstLine="420"/>
        <w:rPr>
          <w:sz w:val="24"/>
        </w:rPr>
      </w:pPr>
      <w:r w:rsidRPr="00BE7F7B">
        <w:rPr>
          <w:rFonts w:hint="eastAsia"/>
          <w:sz w:val="24"/>
        </w:rPr>
        <w:t>20</w:t>
      </w:r>
      <w:r w:rsidRPr="00BE7F7B">
        <w:rPr>
          <w:rFonts w:hint="eastAsia"/>
          <w:sz w:val="24"/>
        </w:rPr>
        <w:t>：</w:t>
      </w:r>
      <w:r w:rsidR="007B7A51">
        <w:rPr>
          <w:rFonts w:hint="eastAsia"/>
          <w:sz w:val="24"/>
        </w:rPr>
        <w:t xml:space="preserve">  </w:t>
      </w:r>
      <w:r w:rsidRPr="00BE7F7B">
        <w:rPr>
          <w:rFonts w:hint="eastAsia"/>
          <w:sz w:val="24"/>
        </w:rPr>
        <w:t>end if</w:t>
      </w:r>
    </w:p>
    <w:p w:rsidR="00492093" w:rsidRDefault="00075C6B" w:rsidP="00BE7F7B">
      <w:pPr>
        <w:spacing w:line="360" w:lineRule="auto"/>
        <w:ind w:firstLine="420"/>
        <w:rPr>
          <w:sz w:val="24"/>
        </w:rPr>
      </w:pPr>
      <w:r>
        <w:rPr>
          <w:noProof/>
          <w:sz w:val="24"/>
        </w:rPr>
        <w:pict>
          <v:shape id="_x0000_s1068" type="#_x0000_t32" style="position:absolute;left:0;text-align:left;margin-left:21.25pt;margin-top:23.1pt;width:383.6pt;height:.05pt;z-index:251661312" o:connectortype="straight"/>
        </w:pict>
      </w:r>
      <w:r w:rsidR="00BE7F7B" w:rsidRPr="00BE7F7B">
        <w:rPr>
          <w:sz w:val="24"/>
        </w:rPr>
        <w:t>21:end for</w:t>
      </w:r>
    </w:p>
    <w:p w:rsidR="000018E8" w:rsidRDefault="000018E8" w:rsidP="000018E8">
      <w:pPr>
        <w:spacing w:line="360" w:lineRule="auto"/>
        <w:ind w:firstLine="420"/>
        <w:jc w:val="center"/>
        <w:rPr>
          <w:sz w:val="24"/>
        </w:rPr>
      </w:pPr>
    </w:p>
    <w:p w:rsidR="000018E8" w:rsidRPr="00BA18C5" w:rsidRDefault="000018E8" w:rsidP="00BA18C5">
      <w:pPr>
        <w:pStyle w:val="3"/>
      </w:pPr>
      <w:bookmarkStart w:id="47" w:name="_Toc484106727"/>
      <w:r w:rsidRPr="00BA18C5">
        <w:rPr>
          <w:rFonts w:hint="eastAsia"/>
        </w:rPr>
        <w:t>4</w:t>
      </w:r>
      <w:r w:rsidRPr="00BA18C5">
        <w:t>.1</w:t>
      </w:r>
      <w:r w:rsidRPr="00BA18C5">
        <w:rPr>
          <w:rFonts w:hint="eastAsia"/>
        </w:rPr>
        <w:t xml:space="preserve">.5  </w:t>
      </w:r>
      <w:r w:rsidRPr="00BA18C5">
        <w:rPr>
          <w:rFonts w:hint="eastAsia"/>
        </w:rPr>
        <w:t>总算法流程图</w:t>
      </w:r>
      <w:bookmarkEnd w:id="47"/>
    </w:p>
    <w:p w:rsidR="000018E8" w:rsidRDefault="00DD280C" w:rsidP="00334A87">
      <w:pPr>
        <w:spacing w:line="360" w:lineRule="auto"/>
        <w:ind w:firstLineChars="200" w:firstLine="480"/>
        <w:rPr>
          <w:sz w:val="24"/>
        </w:rPr>
      </w:pPr>
      <w:r>
        <w:rPr>
          <w:rFonts w:hint="eastAsia"/>
          <w:sz w:val="24"/>
        </w:rPr>
        <w:t>如图</w:t>
      </w:r>
      <w:r>
        <w:rPr>
          <w:rFonts w:hint="eastAsia"/>
          <w:sz w:val="24"/>
        </w:rPr>
        <w:t>4-8</w:t>
      </w:r>
      <w:r>
        <w:rPr>
          <w:rFonts w:hint="eastAsia"/>
          <w:sz w:val="24"/>
        </w:rPr>
        <w:t>所示，</w:t>
      </w:r>
      <w:r w:rsidR="000018E8">
        <w:rPr>
          <w:rFonts w:hint="eastAsia"/>
          <w:sz w:val="24"/>
        </w:rPr>
        <w:t>给出整个算法的全部求解流程图。</w:t>
      </w:r>
    </w:p>
    <w:p w:rsidR="000018E8" w:rsidRDefault="0004687E" w:rsidP="0004687E">
      <w:pPr>
        <w:spacing w:line="360" w:lineRule="auto"/>
        <w:ind w:firstLine="420"/>
        <w:jc w:val="center"/>
        <w:rPr>
          <w:sz w:val="24"/>
        </w:rPr>
      </w:pPr>
      <w:r>
        <w:rPr>
          <w:noProof/>
          <w:sz w:val="24"/>
        </w:rPr>
        <w:drawing>
          <wp:inline distT="0" distB="0" distL="0" distR="0">
            <wp:extent cx="5131052" cy="3180047"/>
            <wp:effectExtent l="19050" t="0" r="0" b="0"/>
            <wp:docPr id="30" name="图片 29" descr="总算法流程图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总算法流程图改.jpg"/>
                    <pic:cNvPicPr/>
                  </pic:nvPicPr>
                  <pic:blipFill>
                    <a:blip r:embed="rId32" cstate="print"/>
                    <a:stretch>
                      <a:fillRect/>
                    </a:stretch>
                  </pic:blipFill>
                  <pic:spPr>
                    <a:xfrm>
                      <a:off x="0" y="0"/>
                      <a:ext cx="5127575" cy="3177892"/>
                    </a:xfrm>
                    <a:prstGeom prst="rect">
                      <a:avLst/>
                    </a:prstGeom>
                  </pic:spPr>
                </pic:pic>
              </a:graphicData>
            </a:graphic>
          </wp:inline>
        </w:drawing>
      </w:r>
    </w:p>
    <w:p w:rsidR="003B1044" w:rsidRPr="000018E8" w:rsidRDefault="000018E8" w:rsidP="00D1036A">
      <w:pPr>
        <w:adjustRightInd w:val="0"/>
        <w:snapToGrid w:val="0"/>
        <w:spacing w:afterLines="50" w:line="360" w:lineRule="auto"/>
        <w:jc w:val="center"/>
        <w:rPr>
          <w:kern w:val="0"/>
          <w:szCs w:val="21"/>
        </w:rPr>
      </w:pPr>
      <w:r w:rsidRPr="005918BE">
        <w:rPr>
          <w:rFonts w:hint="eastAsia"/>
          <w:kern w:val="0"/>
          <w:szCs w:val="21"/>
        </w:rPr>
        <w:t>图</w:t>
      </w:r>
      <w:r>
        <w:rPr>
          <w:rFonts w:hint="eastAsia"/>
          <w:kern w:val="0"/>
          <w:szCs w:val="21"/>
        </w:rPr>
        <w:t>4</w:t>
      </w:r>
      <w:r w:rsidRPr="005918BE">
        <w:rPr>
          <w:rFonts w:hint="eastAsia"/>
          <w:kern w:val="0"/>
          <w:szCs w:val="21"/>
        </w:rPr>
        <w:t>-</w:t>
      </w:r>
      <w:r w:rsidR="00AE1B6D">
        <w:rPr>
          <w:rFonts w:hint="eastAsia"/>
          <w:kern w:val="0"/>
          <w:szCs w:val="21"/>
        </w:rPr>
        <w:t>8</w:t>
      </w:r>
      <w:r w:rsidRPr="005918BE">
        <w:rPr>
          <w:rFonts w:hint="eastAsia"/>
          <w:kern w:val="0"/>
          <w:szCs w:val="21"/>
        </w:rPr>
        <w:t xml:space="preserve">  </w:t>
      </w:r>
      <w:r w:rsidR="005A3ACE">
        <w:rPr>
          <w:rFonts w:hint="eastAsia"/>
          <w:kern w:val="0"/>
          <w:szCs w:val="21"/>
        </w:rPr>
        <w:t>寻路</w:t>
      </w:r>
      <w:r>
        <w:rPr>
          <w:rFonts w:hint="eastAsia"/>
          <w:kern w:val="0"/>
          <w:szCs w:val="21"/>
        </w:rPr>
        <w:t>算法</w:t>
      </w:r>
      <w:r w:rsidR="005A3ACE">
        <w:rPr>
          <w:rFonts w:hint="eastAsia"/>
          <w:kern w:val="0"/>
          <w:szCs w:val="21"/>
        </w:rPr>
        <w:t>的总流程</w:t>
      </w:r>
      <w:r>
        <w:rPr>
          <w:rFonts w:hint="eastAsia"/>
          <w:kern w:val="0"/>
          <w:szCs w:val="21"/>
        </w:rPr>
        <w:t>图</w:t>
      </w:r>
    </w:p>
    <w:p w:rsidR="000D3FD9" w:rsidRPr="00BA18C5" w:rsidRDefault="000D3FD9" w:rsidP="00BA18C5">
      <w:pPr>
        <w:pStyle w:val="20"/>
        <w:rPr>
          <w:rStyle w:val="2Char"/>
          <w:b w:val="0"/>
          <w:bCs/>
          <w:sz w:val="28"/>
          <w:szCs w:val="28"/>
        </w:rPr>
      </w:pPr>
      <w:bookmarkStart w:id="48" w:name="_Toc484106728"/>
      <w:r w:rsidRPr="00217DA1">
        <w:rPr>
          <w:rStyle w:val="2Char"/>
          <w:rFonts w:ascii="Times New Roman" w:hAnsi="Times New Roman"/>
          <w:b w:val="0"/>
          <w:bCs/>
          <w:sz w:val="28"/>
        </w:rPr>
        <w:t>4.</w:t>
      </w:r>
      <w:r w:rsidR="000018E8" w:rsidRPr="00217DA1">
        <w:rPr>
          <w:rStyle w:val="2Char"/>
          <w:rFonts w:ascii="Times New Roman" w:hAnsi="Times New Roman"/>
          <w:b w:val="0"/>
          <w:bCs/>
          <w:sz w:val="28"/>
        </w:rPr>
        <w:t>2</w:t>
      </w:r>
      <w:r w:rsidRPr="00217DA1">
        <w:rPr>
          <w:rStyle w:val="2Char"/>
          <w:rFonts w:ascii="Times New Roman" w:hAnsi="Times New Roman"/>
          <w:b w:val="0"/>
          <w:bCs/>
          <w:sz w:val="28"/>
        </w:rPr>
        <w:t xml:space="preserve">  </w:t>
      </w:r>
      <w:r w:rsidR="005A3ACE">
        <w:rPr>
          <w:rStyle w:val="2Char"/>
          <w:rFonts w:hint="eastAsia"/>
          <w:b w:val="0"/>
          <w:bCs/>
          <w:sz w:val="28"/>
        </w:rPr>
        <w:t>寻路</w:t>
      </w:r>
      <w:r w:rsidRPr="00BA18C5">
        <w:rPr>
          <w:rStyle w:val="2Char"/>
          <w:rFonts w:hint="eastAsia"/>
          <w:b w:val="0"/>
          <w:bCs/>
          <w:sz w:val="28"/>
        </w:rPr>
        <w:t>算法演示</w:t>
      </w:r>
      <w:bookmarkEnd w:id="48"/>
    </w:p>
    <w:p w:rsidR="000D3FD9" w:rsidRPr="000D3FD9" w:rsidRDefault="000D3FD9" w:rsidP="000D3FD9">
      <w:pPr>
        <w:spacing w:line="360" w:lineRule="auto"/>
        <w:ind w:firstLineChars="200" w:firstLine="480"/>
        <w:rPr>
          <w:sz w:val="24"/>
        </w:rPr>
      </w:pPr>
      <w:r w:rsidRPr="000D3FD9">
        <w:rPr>
          <w:rFonts w:hint="eastAsia"/>
          <w:sz w:val="24"/>
        </w:rPr>
        <w:t>下面以图</w:t>
      </w:r>
      <w:r w:rsidR="00080526">
        <w:rPr>
          <w:rFonts w:hint="eastAsia"/>
          <w:sz w:val="24"/>
        </w:rPr>
        <w:t>4-</w:t>
      </w:r>
      <w:r w:rsidR="00173E1F">
        <w:rPr>
          <w:rFonts w:hint="eastAsia"/>
          <w:sz w:val="24"/>
        </w:rPr>
        <w:t>6</w:t>
      </w:r>
      <w:r w:rsidRPr="000D3FD9">
        <w:rPr>
          <w:rFonts w:hint="eastAsia"/>
          <w:sz w:val="24"/>
        </w:rPr>
        <w:t>所示的拓扑结构图为例，</w:t>
      </w:r>
      <w:r w:rsidR="004A5703">
        <w:rPr>
          <w:rFonts w:hint="eastAsia"/>
          <w:sz w:val="24"/>
        </w:rPr>
        <w:t>简单</w:t>
      </w:r>
      <w:r w:rsidRPr="000D3FD9">
        <w:rPr>
          <w:rFonts w:hint="eastAsia"/>
          <w:sz w:val="24"/>
        </w:rPr>
        <w:t>演示一次这个</w:t>
      </w:r>
      <w:r w:rsidR="005A3ACE">
        <w:rPr>
          <w:rFonts w:hint="eastAsia"/>
          <w:sz w:val="24"/>
        </w:rPr>
        <w:t>寻路</w:t>
      </w:r>
      <w:r w:rsidRPr="000D3FD9">
        <w:rPr>
          <w:rFonts w:hint="eastAsia"/>
          <w:sz w:val="24"/>
        </w:rPr>
        <w:t>算法。</w:t>
      </w:r>
    </w:p>
    <w:p w:rsidR="000D3FD9" w:rsidRDefault="000D3FD9" w:rsidP="00B476B2">
      <w:pPr>
        <w:spacing w:line="360" w:lineRule="auto"/>
        <w:ind w:firstLineChars="200" w:firstLine="480"/>
        <w:rPr>
          <w:sz w:val="24"/>
        </w:rPr>
      </w:pPr>
      <w:r w:rsidRPr="000D3FD9">
        <w:rPr>
          <w:rFonts w:hint="eastAsia"/>
          <w:sz w:val="24"/>
        </w:rPr>
        <w:t>图</w:t>
      </w:r>
      <w:r w:rsidR="00DD280C">
        <w:rPr>
          <w:rFonts w:hint="eastAsia"/>
          <w:sz w:val="24"/>
        </w:rPr>
        <w:t>4-9</w:t>
      </w:r>
      <w:r w:rsidRPr="000D3FD9">
        <w:rPr>
          <w:rFonts w:hint="eastAsia"/>
          <w:sz w:val="24"/>
        </w:rPr>
        <w:t>中，起点为</w:t>
      </w:r>
      <w:r w:rsidRPr="000D3FD9">
        <w:rPr>
          <w:rFonts w:hint="eastAsia"/>
          <w:sz w:val="24"/>
        </w:rPr>
        <w:t>0</w:t>
      </w:r>
      <w:r w:rsidRPr="000D3FD9">
        <w:rPr>
          <w:rFonts w:hint="eastAsia"/>
          <w:sz w:val="24"/>
        </w:rPr>
        <w:t>，终点为</w:t>
      </w:r>
      <w:r w:rsidRPr="000D3FD9">
        <w:rPr>
          <w:rFonts w:hint="eastAsia"/>
          <w:sz w:val="24"/>
        </w:rPr>
        <w:t>3</w:t>
      </w:r>
      <w:r w:rsidRPr="000D3FD9">
        <w:rPr>
          <w:rFonts w:hint="eastAsia"/>
          <w:sz w:val="24"/>
        </w:rPr>
        <w:t>。首选路的必经点为</w:t>
      </w:r>
      <w:r w:rsidRPr="000D3FD9">
        <w:rPr>
          <w:rFonts w:hint="eastAsia"/>
          <w:sz w:val="24"/>
        </w:rPr>
        <w:t>1</w:t>
      </w:r>
      <w:r w:rsidRPr="000D3FD9">
        <w:rPr>
          <w:rFonts w:hint="eastAsia"/>
          <w:sz w:val="24"/>
        </w:rPr>
        <w:t>。备选路的必经点为</w:t>
      </w:r>
      <w:r w:rsidRPr="000D3FD9">
        <w:rPr>
          <w:rFonts w:hint="eastAsia"/>
          <w:sz w:val="24"/>
        </w:rPr>
        <w:t>2</w:t>
      </w:r>
      <w:r w:rsidRPr="000D3FD9">
        <w:rPr>
          <w:rFonts w:hint="eastAsia"/>
          <w:sz w:val="24"/>
        </w:rPr>
        <w:t>。</w:t>
      </w:r>
    </w:p>
    <w:p w:rsidR="00080526" w:rsidRPr="00080526" w:rsidRDefault="00EC3984" w:rsidP="00080526">
      <w:pPr>
        <w:spacing w:line="360" w:lineRule="auto"/>
        <w:ind w:firstLineChars="200" w:firstLine="480"/>
        <w:jc w:val="center"/>
        <w:rPr>
          <w:sz w:val="24"/>
        </w:rPr>
      </w:pPr>
      <w:r>
        <w:rPr>
          <w:noProof/>
          <w:sz w:val="24"/>
        </w:rPr>
        <w:drawing>
          <wp:inline distT="0" distB="0" distL="0" distR="0">
            <wp:extent cx="4544324" cy="2272162"/>
            <wp:effectExtent l="19050" t="0" r="8626" b="0"/>
            <wp:docPr id="14" name="图片 13" descr="图4-6修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4-6修正.png"/>
                    <pic:cNvPicPr/>
                  </pic:nvPicPr>
                  <pic:blipFill>
                    <a:blip r:embed="rId33" cstate="print"/>
                    <a:stretch>
                      <a:fillRect/>
                    </a:stretch>
                  </pic:blipFill>
                  <pic:spPr>
                    <a:xfrm>
                      <a:off x="0" y="0"/>
                      <a:ext cx="4548156" cy="2274078"/>
                    </a:xfrm>
                    <a:prstGeom prst="rect">
                      <a:avLst/>
                    </a:prstGeom>
                  </pic:spPr>
                </pic:pic>
              </a:graphicData>
            </a:graphic>
          </wp:inline>
        </w:drawing>
      </w:r>
    </w:p>
    <w:p w:rsidR="00080526" w:rsidRDefault="000D3FD9" w:rsidP="00D1036A">
      <w:pPr>
        <w:adjustRightInd w:val="0"/>
        <w:snapToGrid w:val="0"/>
        <w:spacing w:afterLines="50" w:line="360" w:lineRule="auto"/>
        <w:jc w:val="center"/>
        <w:rPr>
          <w:kern w:val="0"/>
          <w:szCs w:val="21"/>
        </w:rPr>
      </w:pPr>
      <w:r w:rsidRPr="000D3FD9">
        <w:rPr>
          <w:rFonts w:hint="eastAsia"/>
          <w:sz w:val="24"/>
        </w:rPr>
        <w:t xml:space="preserve">   </w:t>
      </w:r>
      <w:r w:rsidR="00080526" w:rsidRPr="005918BE">
        <w:rPr>
          <w:rFonts w:hint="eastAsia"/>
          <w:kern w:val="0"/>
          <w:szCs w:val="21"/>
        </w:rPr>
        <w:t>图</w:t>
      </w:r>
      <w:r w:rsidR="009F20A7">
        <w:rPr>
          <w:rFonts w:hint="eastAsia"/>
          <w:kern w:val="0"/>
          <w:szCs w:val="21"/>
        </w:rPr>
        <w:t>4</w:t>
      </w:r>
      <w:r w:rsidR="00080526" w:rsidRPr="005918BE">
        <w:rPr>
          <w:rFonts w:hint="eastAsia"/>
          <w:kern w:val="0"/>
          <w:szCs w:val="21"/>
        </w:rPr>
        <w:t>-</w:t>
      </w:r>
      <w:r w:rsidR="00AE1B6D">
        <w:rPr>
          <w:rFonts w:hint="eastAsia"/>
          <w:kern w:val="0"/>
          <w:szCs w:val="21"/>
        </w:rPr>
        <w:t>9</w:t>
      </w:r>
      <w:r w:rsidR="00080526" w:rsidRPr="005918BE">
        <w:rPr>
          <w:rFonts w:hint="eastAsia"/>
          <w:kern w:val="0"/>
          <w:szCs w:val="21"/>
        </w:rPr>
        <w:t xml:space="preserve">  </w:t>
      </w:r>
      <w:r w:rsidR="005A3ACE">
        <w:rPr>
          <w:rFonts w:hint="eastAsia"/>
          <w:kern w:val="0"/>
          <w:szCs w:val="21"/>
        </w:rPr>
        <w:t>寻路算法的</w:t>
      </w:r>
      <w:r w:rsidR="009F20A7">
        <w:rPr>
          <w:rFonts w:hint="eastAsia"/>
          <w:kern w:val="0"/>
          <w:szCs w:val="21"/>
        </w:rPr>
        <w:t>演示</w:t>
      </w:r>
      <w:r w:rsidR="00080526">
        <w:rPr>
          <w:rFonts w:hint="eastAsia"/>
          <w:kern w:val="0"/>
          <w:szCs w:val="21"/>
        </w:rPr>
        <w:t>图</w:t>
      </w:r>
    </w:p>
    <w:p w:rsidR="000D3FD9" w:rsidRPr="000D3FD9" w:rsidRDefault="000D3FD9" w:rsidP="0077096E">
      <w:pPr>
        <w:spacing w:line="360" w:lineRule="auto"/>
        <w:ind w:firstLineChars="200" w:firstLine="480"/>
        <w:rPr>
          <w:sz w:val="24"/>
        </w:rPr>
      </w:pPr>
      <w:r w:rsidRPr="000D3FD9">
        <w:rPr>
          <w:rFonts w:hint="eastAsia"/>
          <w:sz w:val="24"/>
        </w:rPr>
        <w:t>步骤</w:t>
      </w:r>
      <w:r w:rsidRPr="000D3FD9">
        <w:rPr>
          <w:rFonts w:hint="eastAsia"/>
          <w:sz w:val="24"/>
        </w:rPr>
        <w:t>1</w:t>
      </w:r>
      <w:r w:rsidRPr="000D3FD9">
        <w:rPr>
          <w:rFonts w:hint="eastAsia"/>
          <w:sz w:val="24"/>
        </w:rPr>
        <w:t>：读取输入，变量和数据结构初始化。</w:t>
      </w:r>
    </w:p>
    <w:p w:rsidR="000D3FD9" w:rsidRPr="000D3FD9" w:rsidRDefault="000D3FD9" w:rsidP="005F0B95">
      <w:pPr>
        <w:spacing w:line="360" w:lineRule="auto"/>
        <w:ind w:firstLineChars="200" w:firstLine="480"/>
        <w:rPr>
          <w:sz w:val="24"/>
        </w:rPr>
      </w:pPr>
      <w:r w:rsidRPr="000D3FD9">
        <w:rPr>
          <w:rFonts w:hint="eastAsia"/>
          <w:sz w:val="24"/>
        </w:rPr>
        <w:lastRenderedPageBreak/>
        <w:t>由于备选路的必经点</w:t>
      </w:r>
      <w:r w:rsidRPr="000D3FD9">
        <w:rPr>
          <w:rFonts w:hint="eastAsia"/>
          <w:sz w:val="24"/>
        </w:rPr>
        <w:t>2</w:t>
      </w:r>
      <w:r w:rsidRPr="000D3FD9">
        <w:rPr>
          <w:rFonts w:hint="eastAsia"/>
          <w:sz w:val="24"/>
        </w:rPr>
        <w:t>的出度值只有</w:t>
      </w:r>
      <w:r w:rsidRPr="000D3FD9">
        <w:rPr>
          <w:rFonts w:hint="eastAsia"/>
          <w:sz w:val="24"/>
        </w:rPr>
        <w:t>1</w:t>
      </w:r>
      <w:r w:rsidR="004A5703">
        <w:rPr>
          <w:rFonts w:hint="eastAsia"/>
          <w:sz w:val="24"/>
        </w:rPr>
        <w:t>，</w:t>
      </w:r>
      <w:r w:rsidR="00173E1F">
        <w:rPr>
          <w:rFonts w:hint="eastAsia"/>
          <w:sz w:val="24"/>
        </w:rPr>
        <w:t>备选路一定会走</w:t>
      </w:r>
      <w:r w:rsidR="00173E1F">
        <w:rPr>
          <w:rFonts w:hint="eastAsia"/>
          <w:sz w:val="24"/>
        </w:rPr>
        <w:t>i=</w:t>
      </w:r>
      <w:r w:rsidRPr="000D3FD9">
        <w:rPr>
          <w:rFonts w:hint="eastAsia"/>
          <w:sz w:val="24"/>
        </w:rPr>
        <w:t>2</w:t>
      </w:r>
      <w:r w:rsidR="004A5703">
        <w:rPr>
          <w:rFonts w:hint="eastAsia"/>
          <w:sz w:val="24"/>
        </w:rPr>
        <w:t>这条路，故</w:t>
      </w:r>
      <w:r w:rsidRPr="000D3FD9">
        <w:rPr>
          <w:rFonts w:hint="eastAsia"/>
          <w:sz w:val="24"/>
        </w:rPr>
        <w:t>首选路应尽量避开</w:t>
      </w:r>
      <w:r w:rsidRPr="000D3FD9">
        <w:rPr>
          <w:rFonts w:hint="eastAsia"/>
          <w:sz w:val="24"/>
        </w:rPr>
        <w:t>2</w:t>
      </w:r>
      <w:r w:rsidRPr="000D3FD9">
        <w:rPr>
          <w:rFonts w:hint="eastAsia"/>
          <w:sz w:val="24"/>
        </w:rPr>
        <w:t>点，由处理</w:t>
      </w:r>
      <w:r w:rsidR="009F20A7">
        <w:rPr>
          <w:rFonts w:hint="eastAsia"/>
          <w:sz w:val="24"/>
        </w:rPr>
        <w:t>4</w:t>
      </w:r>
      <w:r w:rsidRPr="000D3FD9">
        <w:rPr>
          <w:rFonts w:hint="eastAsia"/>
          <w:sz w:val="24"/>
        </w:rPr>
        <w:t>.</w:t>
      </w:r>
      <w:r w:rsidR="009F20A7">
        <w:rPr>
          <w:rFonts w:hint="eastAsia"/>
          <w:sz w:val="24"/>
        </w:rPr>
        <w:t>1</w:t>
      </w:r>
      <w:r w:rsidRPr="000D3FD9">
        <w:rPr>
          <w:rFonts w:hint="eastAsia"/>
          <w:sz w:val="24"/>
        </w:rPr>
        <w:t>.</w:t>
      </w:r>
      <w:r w:rsidR="009F20A7">
        <w:rPr>
          <w:rFonts w:hint="eastAsia"/>
          <w:sz w:val="24"/>
        </w:rPr>
        <w:t>2</w:t>
      </w:r>
      <w:r w:rsidRPr="000D3FD9">
        <w:rPr>
          <w:rFonts w:hint="eastAsia"/>
          <w:sz w:val="24"/>
        </w:rPr>
        <w:t>可知，在搜索首选路时，</w:t>
      </w:r>
      <w:r w:rsidRPr="000D3FD9">
        <w:rPr>
          <w:rFonts w:hint="eastAsia"/>
          <w:sz w:val="24"/>
        </w:rPr>
        <w:t>1</w:t>
      </w:r>
      <w:r w:rsidRPr="000D3FD9">
        <w:rPr>
          <w:rFonts w:hint="eastAsia"/>
          <w:sz w:val="24"/>
        </w:rPr>
        <w:t>、</w:t>
      </w:r>
      <w:r w:rsidRPr="000D3FD9">
        <w:rPr>
          <w:rFonts w:hint="eastAsia"/>
          <w:sz w:val="24"/>
        </w:rPr>
        <w:t>2</w:t>
      </w:r>
      <w:r w:rsidRPr="000D3FD9">
        <w:rPr>
          <w:rFonts w:hint="eastAsia"/>
          <w:sz w:val="24"/>
        </w:rPr>
        <w:t>、</w:t>
      </w:r>
      <w:r w:rsidRPr="000D3FD9">
        <w:rPr>
          <w:rFonts w:hint="eastAsia"/>
          <w:sz w:val="24"/>
        </w:rPr>
        <w:t>6</w:t>
      </w:r>
      <w:r w:rsidR="004A5703">
        <w:rPr>
          <w:rFonts w:hint="eastAsia"/>
          <w:sz w:val="24"/>
        </w:rPr>
        <w:t>这三条边的重复值被初始化为</w:t>
      </w:r>
      <w:r w:rsidRPr="000D3FD9">
        <w:rPr>
          <w:rFonts w:hint="eastAsia"/>
          <w:sz w:val="24"/>
        </w:rPr>
        <w:t>1</w:t>
      </w:r>
      <w:r w:rsidRPr="000D3FD9">
        <w:rPr>
          <w:rFonts w:hint="eastAsia"/>
          <w:sz w:val="24"/>
        </w:rPr>
        <w:t>。</w:t>
      </w:r>
    </w:p>
    <w:p w:rsidR="000D3FD9" w:rsidRPr="000D3FD9" w:rsidRDefault="000D3FD9" w:rsidP="000D3FD9">
      <w:pPr>
        <w:spacing w:line="360" w:lineRule="auto"/>
        <w:ind w:firstLineChars="200" w:firstLine="480"/>
        <w:rPr>
          <w:sz w:val="24"/>
        </w:rPr>
      </w:pPr>
      <w:r w:rsidRPr="000D3FD9">
        <w:rPr>
          <w:rFonts w:hint="eastAsia"/>
          <w:sz w:val="24"/>
        </w:rPr>
        <w:t>步骤</w:t>
      </w:r>
      <w:r w:rsidRPr="000D3FD9">
        <w:rPr>
          <w:rFonts w:hint="eastAsia"/>
          <w:sz w:val="24"/>
        </w:rPr>
        <w:t>2</w:t>
      </w:r>
      <w:r w:rsidRPr="000D3FD9">
        <w:rPr>
          <w:rFonts w:hint="eastAsia"/>
          <w:sz w:val="24"/>
        </w:rPr>
        <w:t>：</w:t>
      </w:r>
      <w:r w:rsidR="004A5703">
        <w:rPr>
          <w:rFonts w:hint="eastAsia"/>
          <w:sz w:val="24"/>
        </w:rPr>
        <w:t xml:space="preserve"> </w:t>
      </w:r>
      <w:r w:rsidR="004A5703">
        <w:rPr>
          <w:rFonts w:hint="eastAsia"/>
          <w:sz w:val="24"/>
        </w:rPr>
        <w:t>首先，搜索首选路。需先对各必经点进行</w:t>
      </w:r>
      <w:r w:rsidR="007B6B76">
        <w:rPr>
          <w:rFonts w:hint="eastAsia"/>
          <w:sz w:val="24"/>
        </w:rPr>
        <w:t>CompressRoad</w:t>
      </w:r>
      <w:r w:rsidR="004A5703">
        <w:rPr>
          <w:rFonts w:hint="eastAsia"/>
          <w:sz w:val="24"/>
        </w:rPr>
        <w:t>操作。</w:t>
      </w:r>
    </w:p>
    <w:p w:rsidR="000D3FD9" w:rsidRPr="000D3FD9" w:rsidRDefault="000D3FD9" w:rsidP="000D3FD9">
      <w:pPr>
        <w:spacing w:line="360" w:lineRule="auto"/>
        <w:ind w:firstLineChars="200" w:firstLine="480"/>
        <w:rPr>
          <w:sz w:val="24"/>
        </w:rPr>
      </w:pPr>
      <w:r w:rsidRPr="000D3FD9">
        <w:rPr>
          <w:rFonts w:hint="eastAsia"/>
          <w:sz w:val="24"/>
        </w:rPr>
        <w:t>步骤</w:t>
      </w:r>
      <w:r w:rsidRPr="000D3FD9">
        <w:rPr>
          <w:rFonts w:hint="eastAsia"/>
          <w:sz w:val="24"/>
        </w:rPr>
        <w:t>3</w:t>
      </w:r>
      <w:r w:rsidRPr="000D3FD9">
        <w:rPr>
          <w:rFonts w:hint="eastAsia"/>
          <w:sz w:val="24"/>
        </w:rPr>
        <w:t>：针对起点</w:t>
      </w:r>
      <w:r w:rsidRPr="000D3FD9">
        <w:rPr>
          <w:rFonts w:hint="eastAsia"/>
          <w:sz w:val="24"/>
        </w:rPr>
        <w:t>0</w:t>
      </w:r>
      <w:r w:rsidRPr="000D3FD9">
        <w:rPr>
          <w:rFonts w:hint="eastAsia"/>
          <w:sz w:val="24"/>
        </w:rPr>
        <w:t>，进行</w:t>
      </w:r>
      <w:r w:rsidR="007B6B76">
        <w:rPr>
          <w:rFonts w:hint="eastAsia"/>
          <w:sz w:val="24"/>
        </w:rPr>
        <w:t>CompressRoad</w:t>
      </w:r>
      <w:r w:rsidRPr="000D3FD9">
        <w:rPr>
          <w:rFonts w:hint="eastAsia"/>
          <w:sz w:val="24"/>
        </w:rPr>
        <w:t>。</w:t>
      </w:r>
      <w:r w:rsidRPr="000D3FD9">
        <w:rPr>
          <w:rFonts w:hint="eastAsia"/>
          <w:sz w:val="24"/>
        </w:rPr>
        <w:t>0</w:t>
      </w:r>
      <w:r w:rsidRPr="000D3FD9">
        <w:rPr>
          <w:rFonts w:hint="eastAsia"/>
          <w:sz w:val="24"/>
        </w:rPr>
        <w:t>只能达到</w:t>
      </w:r>
      <w:r w:rsidRPr="000D3FD9">
        <w:rPr>
          <w:rFonts w:hint="eastAsia"/>
          <w:sz w:val="24"/>
        </w:rPr>
        <w:t>1</w:t>
      </w:r>
      <w:r w:rsidRPr="000D3FD9">
        <w:rPr>
          <w:rFonts w:hint="eastAsia"/>
          <w:sz w:val="24"/>
        </w:rPr>
        <w:t>，且所经过边为</w:t>
      </w:r>
      <w:r w:rsidR="004A5703">
        <w:rPr>
          <w:rFonts w:hint="eastAsia"/>
          <w:sz w:val="24"/>
        </w:rPr>
        <w:t>0</w:t>
      </w:r>
      <w:r w:rsidR="004A5703">
        <w:rPr>
          <w:rFonts w:hint="eastAsia"/>
          <w:sz w:val="24"/>
        </w:rPr>
        <w:t>。</w:t>
      </w:r>
    </w:p>
    <w:p w:rsidR="000D3FD9" w:rsidRPr="000D3FD9" w:rsidRDefault="000D3FD9" w:rsidP="000D3FD9">
      <w:pPr>
        <w:spacing w:line="360" w:lineRule="auto"/>
        <w:ind w:firstLineChars="200" w:firstLine="480"/>
        <w:rPr>
          <w:sz w:val="24"/>
        </w:rPr>
      </w:pPr>
      <w:r w:rsidRPr="000D3FD9">
        <w:rPr>
          <w:rFonts w:hint="eastAsia"/>
          <w:sz w:val="24"/>
        </w:rPr>
        <w:t>步骤</w:t>
      </w:r>
      <w:r w:rsidRPr="000D3FD9">
        <w:rPr>
          <w:rFonts w:hint="eastAsia"/>
          <w:sz w:val="24"/>
        </w:rPr>
        <w:t>4</w:t>
      </w:r>
      <w:r w:rsidRPr="000D3FD9">
        <w:rPr>
          <w:rFonts w:hint="eastAsia"/>
          <w:sz w:val="24"/>
        </w:rPr>
        <w:t>：针对必经点</w:t>
      </w:r>
      <w:r w:rsidRPr="000D3FD9">
        <w:rPr>
          <w:rFonts w:hint="eastAsia"/>
          <w:sz w:val="24"/>
        </w:rPr>
        <w:t>1</w:t>
      </w:r>
      <w:r w:rsidRPr="000D3FD9">
        <w:rPr>
          <w:rFonts w:hint="eastAsia"/>
          <w:sz w:val="24"/>
        </w:rPr>
        <w:t>，进行</w:t>
      </w:r>
      <w:r w:rsidR="007B6B76">
        <w:rPr>
          <w:rFonts w:hint="eastAsia"/>
          <w:sz w:val="24"/>
        </w:rPr>
        <w:t>CompressRoad</w:t>
      </w:r>
      <w:r w:rsidRPr="000D3FD9">
        <w:rPr>
          <w:rFonts w:hint="eastAsia"/>
          <w:sz w:val="24"/>
        </w:rPr>
        <w:t>。</w:t>
      </w:r>
      <w:r w:rsidRPr="000D3FD9">
        <w:rPr>
          <w:rFonts w:hint="eastAsia"/>
          <w:sz w:val="24"/>
        </w:rPr>
        <w:t>1</w:t>
      </w:r>
      <w:r w:rsidRPr="000D3FD9">
        <w:rPr>
          <w:rFonts w:hint="eastAsia"/>
          <w:sz w:val="24"/>
        </w:rPr>
        <w:t>能够达到</w:t>
      </w:r>
      <w:r w:rsidRPr="000D3FD9">
        <w:rPr>
          <w:rFonts w:hint="eastAsia"/>
          <w:sz w:val="24"/>
        </w:rPr>
        <w:t>3</w:t>
      </w:r>
      <w:r w:rsidRPr="000D3FD9">
        <w:rPr>
          <w:rFonts w:hint="eastAsia"/>
          <w:sz w:val="24"/>
        </w:rPr>
        <w:t>，其边为</w:t>
      </w:r>
      <w:r w:rsidRPr="000D3FD9">
        <w:rPr>
          <w:rFonts w:hint="eastAsia"/>
          <w:sz w:val="24"/>
        </w:rPr>
        <w:t>3</w:t>
      </w:r>
      <w:r w:rsidRPr="000D3FD9">
        <w:rPr>
          <w:rFonts w:hint="eastAsia"/>
          <w:sz w:val="24"/>
        </w:rPr>
        <w:t>、</w:t>
      </w:r>
      <w:r w:rsidRPr="000D3FD9">
        <w:rPr>
          <w:rFonts w:hint="eastAsia"/>
          <w:sz w:val="24"/>
        </w:rPr>
        <w:t>4</w:t>
      </w:r>
      <w:r w:rsidRPr="000D3FD9">
        <w:rPr>
          <w:rFonts w:hint="eastAsia"/>
          <w:sz w:val="24"/>
        </w:rPr>
        <w:t>。之所以没选择</w:t>
      </w:r>
      <w:r w:rsidRPr="000D3FD9">
        <w:rPr>
          <w:rFonts w:hint="eastAsia"/>
          <w:sz w:val="24"/>
        </w:rPr>
        <w:t>1</w:t>
      </w:r>
      <w:r w:rsidRPr="000D3FD9">
        <w:rPr>
          <w:rFonts w:hint="eastAsia"/>
          <w:sz w:val="24"/>
        </w:rPr>
        <w:t>、</w:t>
      </w:r>
      <w:r w:rsidRPr="000D3FD9">
        <w:rPr>
          <w:rFonts w:hint="eastAsia"/>
          <w:sz w:val="24"/>
        </w:rPr>
        <w:t>2</w:t>
      </w:r>
      <w:r w:rsidRPr="000D3FD9">
        <w:rPr>
          <w:rFonts w:hint="eastAsia"/>
          <w:sz w:val="24"/>
        </w:rPr>
        <w:t>，是因为后者的重复值大于前者</w:t>
      </w:r>
      <w:r w:rsidR="004A5703">
        <w:rPr>
          <w:rFonts w:hint="eastAsia"/>
          <w:sz w:val="24"/>
        </w:rPr>
        <w:t>（原因见步骤</w:t>
      </w:r>
      <w:r w:rsidR="004A5703">
        <w:rPr>
          <w:rFonts w:hint="eastAsia"/>
          <w:sz w:val="24"/>
        </w:rPr>
        <w:t>1</w:t>
      </w:r>
      <w:r w:rsidR="004A5703">
        <w:rPr>
          <w:rFonts w:hint="eastAsia"/>
          <w:sz w:val="24"/>
        </w:rPr>
        <w:t>）</w:t>
      </w:r>
      <w:r w:rsidR="00DD280C">
        <w:rPr>
          <w:rFonts w:hint="eastAsia"/>
          <w:sz w:val="24"/>
        </w:rPr>
        <w:t>。</w:t>
      </w:r>
      <w:r w:rsidRPr="000D3FD9">
        <w:rPr>
          <w:rFonts w:hint="eastAsia"/>
          <w:sz w:val="24"/>
        </w:rPr>
        <w:t>压缩成如</w:t>
      </w:r>
      <w:r w:rsidR="00DD280C">
        <w:rPr>
          <w:rFonts w:hint="eastAsia"/>
          <w:sz w:val="24"/>
        </w:rPr>
        <w:t>图</w:t>
      </w:r>
      <w:r w:rsidR="00DD280C">
        <w:rPr>
          <w:rFonts w:hint="eastAsia"/>
          <w:sz w:val="24"/>
        </w:rPr>
        <w:t>4-10</w:t>
      </w:r>
      <w:r w:rsidR="00DD280C">
        <w:rPr>
          <w:rFonts w:hint="eastAsia"/>
          <w:sz w:val="24"/>
        </w:rPr>
        <w:t>所示</w:t>
      </w:r>
      <w:r w:rsidRPr="000D3FD9">
        <w:rPr>
          <w:rFonts w:hint="eastAsia"/>
          <w:sz w:val="24"/>
        </w:rPr>
        <w:t>：</w:t>
      </w:r>
    </w:p>
    <w:p w:rsidR="000D3FD9" w:rsidRPr="000D3FD9" w:rsidRDefault="008C7005" w:rsidP="005F0B95">
      <w:pPr>
        <w:spacing w:line="360" w:lineRule="auto"/>
        <w:jc w:val="center"/>
        <w:rPr>
          <w:sz w:val="24"/>
        </w:rPr>
      </w:pPr>
      <w:r>
        <w:rPr>
          <w:noProof/>
          <w:sz w:val="24"/>
        </w:rPr>
        <w:drawing>
          <wp:inline distT="0" distB="0" distL="0" distR="0">
            <wp:extent cx="4695825" cy="2020483"/>
            <wp:effectExtent l="19050" t="0" r="9525" b="0"/>
            <wp:docPr id="16" name="图片 15" descr="修正图4-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正图4-7.bmp"/>
                    <pic:cNvPicPr/>
                  </pic:nvPicPr>
                  <pic:blipFill>
                    <a:blip r:embed="rId34" cstate="print"/>
                    <a:stretch>
                      <a:fillRect/>
                    </a:stretch>
                  </pic:blipFill>
                  <pic:spPr>
                    <a:xfrm>
                      <a:off x="0" y="0"/>
                      <a:ext cx="4695825" cy="2020483"/>
                    </a:xfrm>
                    <a:prstGeom prst="rect">
                      <a:avLst/>
                    </a:prstGeom>
                  </pic:spPr>
                </pic:pic>
              </a:graphicData>
            </a:graphic>
          </wp:inline>
        </w:drawing>
      </w:r>
    </w:p>
    <w:p w:rsidR="00EC3984" w:rsidRDefault="00EC3984" w:rsidP="00D1036A">
      <w:pPr>
        <w:adjustRightInd w:val="0"/>
        <w:snapToGrid w:val="0"/>
        <w:spacing w:afterLines="50" w:line="360" w:lineRule="auto"/>
        <w:jc w:val="center"/>
        <w:rPr>
          <w:kern w:val="0"/>
          <w:szCs w:val="21"/>
        </w:rPr>
      </w:pPr>
      <w:r w:rsidRPr="000D3FD9">
        <w:rPr>
          <w:rFonts w:hint="eastAsia"/>
          <w:sz w:val="24"/>
        </w:rPr>
        <w:t xml:space="preserve">   </w:t>
      </w:r>
      <w:r w:rsidRPr="005918BE">
        <w:rPr>
          <w:rFonts w:hint="eastAsia"/>
          <w:kern w:val="0"/>
          <w:szCs w:val="21"/>
        </w:rPr>
        <w:t>图</w:t>
      </w:r>
      <w:r>
        <w:rPr>
          <w:rFonts w:hint="eastAsia"/>
          <w:kern w:val="0"/>
          <w:szCs w:val="21"/>
        </w:rPr>
        <w:t>4</w:t>
      </w:r>
      <w:r w:rsidRPr="005918BE">
        <w:rPr>
          <w:rFonts w:hint="eastAsia"/>
          <w:kern w:val="0"/>
          <w:szCs w:val="21"/>
        </w:rPr>
        <w:t>-</w:t>
      </w:r>
      <w:r w:rsidR="00AE1B6D">
        <w:rPr>
          <w:rFonts w:hint="eastAsia"/>
          <w:kern w:val="0"/>
          <w:szCs w:val="21"/>
        </w:rPr>
        <w:t>10</w:t>
      </w:r>
      <w:r w:rsidRPr="005918BE">
        <w:rPr>
          <w:rFonts w:hint="eastAsia"/>
          <w:kern w:val="0"/>
          <w:szCs w:val="21"/>
        </w:rPr>
        <w:t xml:space="preserve">  </w:t>
      </w:r>
      <w:r w:rsidR="004F6DE0">
        <w:rPr>
          <w:rFonts w:hint="eastAsia"/>
          <w:kern w:val="0"/>
          <w:szCs w:val="21"/>
        </w:rPr>
        <w:t>搜首选路时</w:t>
      </w:r>
      <w:r>
        <w:rPr>
          <w:rFonts w:hint="eastAsia"/>
          <w:kern w:val="0"/>
          <w:szCs w:val="21"/>
        </w:rPr>
        <w:t>压缩后的图</w:t>
      </w:r>
    </w:p>
    <w:p w:rsidR="000D3FD9" w:rsidRPr="000D3FD9" w:rsidRDefault="000D3FD9" w:rsidP="000D3FD9">
      <w:pPr>
        <w:spacing w:line="360" w:lineRule="auto"/>
        <w:ind w:firstLineChars="200" w:firstLine="480"/>
        <w:rPr>
          <w:sz w:val="24"/>
        </w:rPr>
      </w:pPr>
      <w:r w:rsidRPr="000D3FD9">
        <w:rPr>
          <w:rFonts w:hint="eastAsia"/>
          <w:sz w:val="24"/>
        </w:rPr>
        <w:t>步骤</w:t>
      </w:r>
      <w:r w:rsidRPr="000D3FD9">
        <w:rPr>
          <w:rFonts w:hint="eastAsia"/>
          <w:sz w:val="24"/>
        </w:rPr>
        <w:t>5</w:t>
      </w:r>
      <w:r w:rsidRPr="000D3FD9">
        <w:rPr>
          <w:rFonts w:hint="eastAsia"/>
          <w:sz w:val="24"/>
        </w:rPr>
        <w:t>：开始</w:t>
      </w:r>
      <w:r w:rsidRPr="000D3FD9">
        <w:rPr>
          <w:rFonts w:hint="eastAsia"/>
          <w:sz w:val="24"/>
        </w:rPr>
        <w:t>dfs</w:t>
      </w:r>
      <w:r w:rsidRPr="000D3FD9">
        <w:rPr>
          <w:rFonts w:hint="eastAsia"/>
          <w:sz w:val="24"/>
        </w:rPr>
        <w:t>搜索。由于中途不需要进行重搜，故可搜得</w:t>
      </w:r>
      <w:r w:rsidR="004A5703">
        <w:rPr>
          <w:rFonts w:hint="eastAsia"/>
          <w:sz w:val="24"/>
        </w:rPr>
        <w:t>首选</w:t>
      </w:r>
      <w:r w:rsidRPr="000D3FD9">
        <w:rPr>
          <w:rFonts w:hint="eastAsia"/>
          <w:sz w:val="24"/>
        </w:rPr>
        <w:t>路为</w:t>
      </w:r>
      <w:r w:rsidRPr="000D3FD9">
        <w:rPr>
          <w:rFonts w:hint="eastAsia"/>
          <w:sz w:val="24"/>
        </w:rPr>
        <w:t>0</w:t>
      </w:r>
      <w:r w:rsidRPr="000D3FD9">
        <w:rPr>
          <w:rFonts w:hint="eastAsia"/>
          <w:sz w:val="24"/>
        </w:rPr>
        <w:t>、</w:t>
      </w:r>
      <w:r w:rsidRPr="000D3FD9">
        <w:rPr>
          <w:rFonts w:hint="eastAsia"/>
          <w:sz w:val="24"/>
        </w:rPr>
        <w:t>3</w:t>
      </w:r>
      <w:r w:rsidRPr="000D3FD9">
        <w:rPr>
          <w:rFonts w:hint="eastAsia"/>
          <w:sz w:val="24"/>
        </w:rPr>
        <w:t>、</w:t>
      </w:r>
      <w:r w:rsidRPr="000D3FD9">
        <w:rPr>
          <w:rFonts w:hint="eastAsia"/>
          <w:sz w:val="24"/>
        </w:rPr>
        <w:t>4</w:t>
      </w:r>
      <w:r w:rsidRPr="000D3FD9">
        <w:rPr>
          <w:rFonts w:hint="eastAsia"/>
          <w:sz w:val="24"/>
        </w:rPr>
        <w:t>。</w:t>
      </w:r>
    </w:p>
    <w:p w:rsidR="000D3FD9" w:rsidRPr="000D3FD9" w:rsidRDefault="000D3FD9" w:rsidP="000D3FD9">
      <w:pPr>
        <w:spacing w:line="360" w:lineRule="auto"/>
        <w:ind w:firstLineChars="200" w:firstLine="480"/>
        <w:rPr>
          <w:sz w:val="24"/>
        </w:rPr>
      </w:pPr>
      <w:r w:rsidRPr="000D3FD9">
        <w:rPr>
          <w:rFonts w:hint="eastAsia"/>
          <w:sz w:val="24"/>
        </w:rPr>
        <w:t>步骤</w:t>
      </w:r>
      <w:r w:rsidRPr="000D3FD9">
        <w:rPr>
          <w:rFonts w:hint="eastAsia"/>
          <w:sz w:val="24"/>
        </w:rPr>
        <w:t>6</w:t>
      </w:r>
      <w:r w:rsidRPr="000D3FD9">
        <w:rPr>
          <w:rFonts w:hint="eastAsia"/>
          <w:sz w:val="24"/>
        </w:rPr>
        <w:t>：开始搜备选路。备选路的必经点为</w:t>
      </w:r>
      <w:r w:rsidRPr="000D3FD9">
        <w:rPr>
          <w:rFonts w:hint="eastAsia"/>
          <w:sz w:val="24"/>
        </w:rPr>
        <w:t>0</w:t>
      </w:r>
      <w:r w:rsidRPr="000D3FD9">
        <w:rPr>
          <w:rFonts w:hint="eastAsia"/>
          <w:sz w:val="24"/>
        </w:rPr>
        <w:t>、</w:t>
      </w:r>
      <w:r w:rsidRPr="000D3FD9">
        <w:rPr>
          <w:rFonts w:hint="eastAsia"/>
          <w:sz w:val="24"/>
        </w:rPr>
        <w:t>2</w:t>
      </w:r>
      <w:r w:rsidRPr="000D3FD9">
        <w:rPr>
          <w:rFonts w:hint="eastAsia"/>
          <w:sz w:val="24"/>
        </w:rPr>
        <w:t>、</w:t>
      </w:r>
      <w:r w:rsidRPr="000D3FD9">
        <w:rPr>
          <w:rFonts w:hint="eastAsia"/>
          <w:sz w:val="24"/>
        </w:rPr>
        <w:t>3</w:t>
      </w:r>
      <w:r w:rsidRPr="000D3FD9">
        <w:rPr>
          <w:rFonts w:hint="eastAsia"/>
          <w:sz w:val="24"/>
        </w:rPr>
        <w:t>。重置之前的数据结构，再次进行</w:t>
      </w:r>
      <w:r w:rsidR="007B6B76">
        <w:rPr>
          <w:rFonts w:hint="eastAsia"/>
          <w:sz w:val="24"/>
        </w:rPr>
        <w:t>CompressR</w:t>
      </w:r>
      <w:r w:rsidR="00EC3984">
        <w:rPr>
          <w:rFonts w:hint="eastAsia"/>
          <w:sz w:val="24"/>
        </w:rPr>
        <w:t>oad</w:t>
      </w:r>
      <w:r w:rsidRPr="000D3FD9">
        <w:rPr>
          <w:rFonts w:hint="eastAsia"/>
          <w:sz w:val="24"/>
        </w:rPr>
        <w:t>。</w:t>
      </w:r>
    </w:p>
    <w:p w:rsidR="000D3FD9" w:rsidRPr="000D3FD9" w:rsidRDefault="000D3FD9" w:rsidP="000D3FD9">
      <w:pPr>
        <w:spacing w:line="360" w:lineRule="auto"/>
        <w:ind w:firstLineChars="200" w:firstLine="480"/>
        <w:rPr>
          <w:sz w:val="24"/>
        </w:rPr>
      </w:pPr>
      <w:r w:rsidRPr="000D3FD9">
        <w:rPr>
          <w:rFonts w:hint="eastAsia"/>
          <w:sz w:val="24"/>
        </w:rPr>
        <w:t>步骤</w:t>
      </w:r>
      <w:r w:rsidRPr="000D3FD9">
        <w:rPr>
          <w:rFonts w:hint="eastAsia"/>
          <w:sz w:val="24"/>
        </w:rPr>
        <w:t>7</w:t>
      </w:r>
      <w:r w:rsidR="00C830DF">
        <w:rPr>
          <w:rFonts w:hint="eastAsia"/>
          <w:sz w:val="24"/>
        </w:rPr>
        <w:t>：</w:t>
      </w:r>
      <w:r w:rsidRPr="000D3FD9">
        <w:rPr>
          <w:rFonts w:hint="eastAsia"/>
          <w:sz w:val="24"/>
        </w:rPr>
        <w:t>由于边</w:t>
      </w:r>
      <w:r w:rsidRPr="000D3FD9">
        <w:rPr>
          <w:rFonts w:hint="eastAsia"/>
          <w:sz w:val="24"/>
        </w:rPr>
        <w:t>1</w:t>
      </w:r>
      <w:r w:rsidRPr="000D3FD9">
        <w:rPr>
          <w:rFonts w:hint="eastAsia"/>
          <w:sz w:val="24"/>
        </w:rPr>
        <w:t>的重复值为</w:t>
      </w:r>
      <w:r w:rsidRPr="000D3FD9">
        <w:rPr>
          <w:rFonts w:hint="eastAsia"/>
          <w:sz w:val="24"/>
        </w:rPr>
        <w:t>1</w:t>
      </w:r>
      <w:r w:rsidRPr="000D3FD9">
        <w:rPr>
          <w:rFonts w:hint="eastAsia"/>
          <w:sz w:val="24"/>
        </w:rPr>
        <w:t>，故</w:t>
      </w:r>
      <w:r w:rsidR="00DD280C">
        <w:rPr>
          <w:rFonts w:hint="eastAsia"/>
          <w:sz w:val="24"/>
        </w:rPr>
        <w:t>0</w:t>
      </w:r>
      <w:r w:rsidR="00DD280C">
        <w:rPr>
          <w:rFonts w:hint="eastAsia"/>
          <w:sz w:val="24"/>
        </w:rPr>
        <w:t>→</w:t>
      </w:r>
      <w:r w:rsidRPr="000D3FD9">
        <w:rPr>
          <w:rFonts w:hint="eastAsia"/>
          <w:sz w:val="24"/>
        </w:rPr>
        <w:t>2</w:t>
      </w:r>
      <w:r w:rsidRPr="000D3FD9">
        <w:rPr>
          <w:rFonts w:hint="eastAsia"/>
          <w:sz w:val="24"/>
        </w:rPr>
        <w:t>选择的边为</w:t>
      </w:r>
      <w:r w:rsidRPr="000D3FD9">
        <w:rPr>
          <w:rFonts w:hint="eastAsia"/>
          <w:sz w:val="24"/>
        </w:rPr>
        <w:t>5</w:t>
      </w:r>
      <w:r w:rsidRPr="000D3FD9">
        <w:rPr>
          <w:rFonts w:hint="eastAsia"/>
          <w:sz w:val="24"/>
        </w:rPr>
        <w:t>、</w:t>
      </w:r>
      <w:r w:rsidRPr="000D3FD9">
        <w:rPr>
          <w:rFonts w:hint="eastAsia"/>
          <w:sz w:val="24"/>
        </w:rPr>
        <w:t>6</w:t>
      </w:r>
      <w:r w:rsidRPr="000D3FD9">
        <w:rPr>
          <w:rFonts w:hint="eastAsia"/>
          <w:sz w:val="24"/>
        </w:rPr>
        <w:t>。</w:t>
      </w:r>
    </w:p>
    <w:p w:rsidR="000D3FD9" w:rsidRDefault="000D3FD9" w:rsidP="000D3FD9">
      <w:pPr>
        <w:spacing w:line="360" w:lineRule="auto"/>
        <w:ind w:firstLineChars="200" w:firstLine="480"/>
        <w:rPr>
          <w:sz w:val="24"/>
        </w:rPr>
      </w:pPr>
      <w:r w:rsidRPr="000D3FD9">
        <w:rPr>
          <w:rFonts w:hint="eastAsia"/>
          <w:sz w:val="24"/>
        </w:rPr>
        <w:t>步骤</w:t>
      </w:r>
      <w:r w:rsidR="00C830DF">
        <w:rPr>
          <w:rFonts w:hint="eastAsia"/>
          <w:sz w:val="24"/>
        </w:rPr>
        <w:t>8</w:t>
      </w:r>
      <w:r w:rsidR="00C830DF">
        <w:rPr>
          <w:rFonts w:hint="eastAsia"/>
          <w:sz w:val="24"/>
        </w:rPr>
        <w:t>：</w:t>
      </w:r>
      <w:r w:rsidR="00DD280C">
        <w:rPr>
          <w:rFonts w:hint="eastAsia"/>
          <w:sz w:val="24"/>
        </w:rPr>
        <w:t>2</w:t>
      </w:r>
      <w:r w:rsidR="00DD280C">
        <w:rPr>
          <w:rFonts w:hint="eastAsia"/>
          <w:sz w:val="24"/>
        </w:rPr>
        <w:t>→</w:t>
      </w:r>
      <w:r w:rsidRPr="000D3FD9">
        <w:rPr>
          <w:rFonts w:hint="eastAsia"/>
          <w:sz w:val="24"/>
        </w:rPr>
        <w:t>3</w:t>
      </w:r>
      <w:r w:rsidRPr="000D3FD9">
        <w:rPr>
          <w:rFonts w:hint="eastAsia"/>
          <w:sz w:val="24"/>
        </w:rPr>
        <w:t>选择的边显然为</w:t>
      </w:r>
      <w:r w:rsidRPr="000D3FD9">
        <w:rPr>
          <w:rFonts w:hint="eastAsia"/>
          <w:sz w:val="24"/>
        </w:rPr>
        <w:t>2</w:t>
      </w:r>
      <w:r w:rsidRPr="000D3FD9">
        <w:rPr>
          <w:rFonts w:hint="eastAsia"/>
          <w:sz w:val="24"/>
        </w:rPr>
        <w:t>。</w:t>
      </w:r>
      <w:r w:rsidR="008C7005">
        <w:rPr>
          <w:rFonts w:hint="eastAsia"/>
          <w:sz w:val="24"/>
        </w:rPr>
        <w:t>故备选路的图集被压缩为如图</w:t>
      </w:r>
      <w:r w:rsidR="00DD280C">
        <w:rPr>
          <w:rFonts w:hint="eastAsia"/>
          <w:sz w:val="24"/>
        </w:rPr>
        <w:t>4-11</w:t>
      </w:r>
      <w:r w:rsidR="008C7005">
        <w:rPr>
          <w:rFonts w:hint="eastAsia"/>
          <w:sz w:val="24"/>
        </w:rPr>
        <w:t>所示。</w:t>
      </w:r>
    </w:p>
    <w:p w:rsidR="008C7005" w:rsidRDefault="008C7005" w:rsidP="004F6DE0">
      <w:pPr>
        <w:spacing w:line="360" w:lineRule="auto"/>
        <w:ind w:firstLineChars="200" w:firstLine="480"/>
        <w:jc w:val="center"/>
        <w:rPr>
          <w:sz w:val="24"/>
        </w:rPr>
      </w:pPr>
      <w:r>
        <w:rPr>
          <w:noProof/>
          <w:sz w:val="24"/>
        </w:rPr>
        <w:drawing>
          <wp:inline distT="0" distB="0" distL="0" distR="0">
            <wp:extent cx="5105400" cy="2148273"/>
            <wp:effectExtent l="19050" t="0" r="0" b="0"/>
            <wp:docPr id="17" name="图片 16" descr="图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4-8.png"/>
                    <pic:cNvPicPr/>
                  </pic:nvPicPr>
                  <pic:blipFill>
                    <a:blip r:embed="rId35" cstate="print"/>
                    <a:stretch>
                      <a:fillRect/>
                    </a:stretch>
                  </pic:blipFill>
                  <pic:spPr>
                    <a:xfrm>
                      <a:off x="0" y="0"/>
                      <a:ext cx="5109436" cy="2149971"/>
                    </a:xfrm>
                    <a:prstGeom prst="rect">
                      <a:avLst/>
                    </a:prstGeom>
                  </pic:spPr>
                </pic:pic>
              </a:graphicData>
            </a:graphic>
          </wp:inline>
        </w:drawing>
      </w:r>
    </w:p>
    <w:p w:rsidR="004F6DE0" w:rsidRPr="008C7005" w:rsidRDefault="004F6DE0" w:rsidP="00D1036A">
      <w:pPr>
        <w:spacing w:afterLines="50" w:line="360" w:lineRule="auto"/>
        <w:ind w:firstLineChars="200" w:firstLine="420"/>
        <w:jc w:val="center"/>
        <w:rPr>
          <w:sz w:val="24"/>
        </w:rPr>
      </w:pPr>
      <w:r w:rsidRPr="005918BE">
        <w:rPr>
          <w:rFonts w:hint="eastAsia"/>
          <w:kern w:val="0"/>
          <w:szCs w:val="21"/>
        </w:rPr>
        <w:t>图</w:t>
      </w:r>
      <w:r>
        <w:rPr>
          <w:rFonts w:hint="eastAsia"/>
          <w:kern w:val="0"/>
          <w:szCs w:val="21"/>
        </w:rPr>
        <w:t>4</w:t>
      </w:r>
      <w:r w:rsidRPr="005918BE">
        <w:rPr>
          <w:rFonts w:hint="eastAsia"/>
          <w:kern w:val="0"/>
          <w:szCs w:val="21"/>
        </w:rPr>
        <w:t>-</w:t>
      </w:r>
      <w:r w:rsidR="00AE1B6D">
        <w:rPr>
          <w:rFonts w:hint="eastAsia"/>
          <w:kern w:val="0"/>
          <w:szCs w:val="21"/>
        </w:rPr>
        <w:t>11</w:t>
      </w:r>
      <w:r w:rsidRPr="005918BE">
        <w:rPr>
          <w:rFonts w:hint="eastAsia"/>
          <w:kern w:val="0"/>
          <w:szCs w:val="21"/>
        </w:rPr>
        <w:t xml:space="preserve">  </w:t>
      </w:r>
      <w:r>
        <w:rPr>
          <w:rFonts w:hint="eastAsia"/>
          <w:kern w:val="0"/>
          <w:szCs w:val="21"/>
        </w:rPr>
        <w:t>搜备选路压缩后的图</w:t>
      </w:r>
    </w:p>
    <w:p w:rsidR="000D3FD9" w:rsidRPr="000D3FD9" w:rsidRDefault="000D3FD9" w:rsidP="000D3FD9">
      <w:pPr>
        <w:spacing w:line="360" w:lineRule="auto"/>
        <w:ind w:firstLineChars="200" w:firstLine="480"/>
        <w:rPr>
          <w:sz w:val="24"/>
        </w:rPr>
      </w:pPr>
      <w:r w:rsidRPr="000D3FD9">
        <w:rPr>
          <w:rFonts w:hint="eastAsia"/>
          <w:sz w:val="24"/>
        </w:rPr>
        <w:t>步骤</w:t>
      </w:r>
      <w:r w:rsidRPr="000D3FD9">
        <w:rPr>
          <w:rFonts w:hint="eastAsia"/>
          <w:sz w:val="24"/>
        </w:rPr>
        <w:t>9</w:t>
      </w:r>
      <w:r w:rsidRPr="000D3FD9">
        <w:rPr>
          <w:rFonts w:hint="eastAsia"/>
          <w:sz w:val="24"/>
        </w:rPr>
        <w:t>：</w:t>
      </w:r>
      <w:r w:rsidRPr="000D3FD9">
        <w:rPr>
          <w:rFonts w:hint="eastAsia"/>
          <w:sz w:val="24"/>
        </w:rPr>
        <w:t>dfs</w:t>
      </w:r>
      <w:r w:rsidRPr="000D3FD9">
        <w:rPr>
          <w:rFonts w:hint="eastAsia"/>
          <w:sz w:val="24"/>
        </w:rPr>
        <w:t>搜索后，备选路的边为</w:t>
      </w:r>
      <w:r w:rsidRPr="000D3FD9">
        <w:rPr>
          <w:rFonts w:hint="eastAsia"/>
          <w:sz w:val="24"/>
        </w:rPr>
        <w:t>5</w:t>
      </w:r>
      <w:r w:rsidRPr="000D3FD9">
        <w:rPr>
          <w:rFonts w:hint="eastAsia"/>
          <w:sz w:val="24"/>
        </w:rPr>
        <w:t>、</w:t>
      </w:r>
      <w:r w:rsidRPr="000D3FD9">
        <w:rPr>
          <w:rFonts w:hint="eastAsia"/>
          <w:sz w:val="24"/>
        </w:rPr>
        <w:t>6</w:t>
      </w:r>
      <w:r w:rsidRPr="000D3FD9">
        <w:rPr>
          <w:rFonts w:hint="eastAsia"/>
          <w:sz w:val="24"/>
        </w:rPr>
        <w:t>、</w:t>
      </w:r>
      <w:r w:rsidRPr="000D3FD9">
        <w:rPr>
          <w:rFonts w:hint="eastAsia"/>
          <w:sz w:val="24"/>
        </w:rPr>
        <w:t>2</w:t>
      </w:r>
      <w:r w:rsidRPr="000D3FD9">
        <w:rPr>
          <w:rFonts w:hint="eastAsia"/>
          <w:sz w:val="24"/>
        </w:rPr>
        <w:t>。</w:t>
      </w:r>
    </w:p>
    <w:p w:rsidR="008C7005" w:rsidRDefault="000D3FD9" w:rsidP="000D3FD9">
      <w:pPr>
        <w:spacing w:line="360" w:lineRule="auto"/>
        <w:ind w:firstLineChars="200" w:firstLine="480"/>
        <w:rPr>
          <w:sz w:val="24"/>
        </w:rPr>
      </w:pPr>
      <w:r w:rsidRPr="000D3FD9">
        <w:rPr>
          <w:rFonts w:hint="eastAsia"/>
          <w:sz w:val="24"/>
        </w:rPr>
        <w:lastRenderedPageBreak/>
        <w:t>步骤</w:t>
      </w:r>
      <w:r w:rsidRPr="000D3FD9">
        <w:rPr>
          <w:rFonts w:hint="eastAsia"/>
          <w:sz w:val="24"/>
        </w:rPr>
        <w:t>10</w:t>
      </w:r>
      <w:r w:rsidR="00DD280C">
        <w:rPr>
          <w:rFonts w:hint="eastAsia"/>
          <w:sz w:val="24"/>
        </w:rPr>
        <w:t>：搜索结束，得到结果为：</w:t>
      </w:r>
    </w:p>
    <w:p w:rsidR="008C7005" w:rsidRDefault="008C7005" w:rsidP="000D3FD9">
      <w:pPr>
        <w:spacing w:line="360" w:lineRule="auto"/>
        <w:ind w:firstLineChars="200" w:firstLine="480"/>
        <w:rPr>
          <w:sz w:val="24"/>
        </w:rPr>
      </w:pPr>
      <w:r>
        <w:rPr>
          <w:rFonts w:hint="eastAsia"/>
          <w:sz w:val="24"/>
        </w:rPr>
        <w:t>首选路所选择的边为</w:t>
      </w:r>
      <w:r>
        <w:rPr>
          <w:rFonts w:hint="eastAsia"/>
          <w:sz w:val="24"/>
        </w:rPr>
        <w:t>0</w:t>
      </w:r>
      <w:r w:rsidR="00AE1B6D">
        <w:rPr>
          <w:rFonts w:hint="eastAsia"/>
          <w:sz w:val="24"/>
        </w:rPr>
        <w:t>，</w:t>
      </w:r>
      <w:r>
        <w:rPr>
          <w:rFonts w:hint="eastAsia"/>
          <w:sz w:val="24"/>
        </w:rPr>
        <w:t>3</w:t>
      </w:r>
      <w:r w:rsidR="00BD4BAB">
        <w:rPr>
          <w:rFonts w:hint="eastAsia"/>
          <w:sz w:val="24"/>
        </w:rPr>
        <w:t>，</w:t>
      </w:r>
      <w:r>
        <w:rPr>
          <w:rFonts w:hint="eastAsia"/>
          <w:sz w:val="24"/>
        </w:rPr>
        <w:t>4</w:t>
      </w:r>
      <w:r>
        <w:rPr>
          <w:rFonts w:hint="eastAsia"/>
          <w:sz w:val="24"/>
        </w:rPr>
        <w:t>。</w:t>
      </w:r>
    </w:p>
    <w:p w:rsidR="008C7005" w:rsidRDefault="008C7005" w:rsidP="000D3FD9">
      <w:pPr>
        <w:spacing w:line="360" w:lineRule="auto"/>
        <w:ind w:firstLineChars="200" w:firstLine="480"/>
        <w:rPr>
          <w:sz w:val="24"/>
        </w:rPr>
      </w:pPr>
      <w:r>
        <w:rPr>
          <w:rFonts w:hint="eastAsia"/>
          <w:sz w:val="24"/>
        </w:rPr>
        <w:t>备选路所选择的边为</w:t>
      </w:r>
      <w:r>
        <w:rPr>
          <w:rFonts w:hint="eastAsia"/>
          <w:sz w:val="24"/>
        </w:rPr>
        <w:t>1</w:t>
      </w:r>
      <w:r w:rsidR="00BD4BAB">
        <w:rPr>
          <w:rFonts w:hint="eastAsia"/>
          <w:sz w:val="24"/>
        </w:rPr>
        <w:t>，</w:t>
      </w:r>
      <w:r>
        <w:rPr>
          <w:rFonts w:hint="eastAsia"/>
          <w:sz w:val="24"/>
        </w:rPr>
        <w:t>5</w:t>
      </w:r>
      <w:r w:rsidR="00BD4BAB">
        <w:rPr>
          <w:rFonts w:hint="eastAsia"/>
          <w:sz w:val="24"/>
        </w:rPr>
        <w:t>，</w:t>
      </w:r>
      <w:r>
        <w:rPr>
          <w:rFonts w:hint="eastAsia"/>
          <w:sz w:val="24"/>
        </w:rPr>
        <w:t>6</w:t>
      </w:r>
      <w:r>
        <w:rPr>
          <w:rFonts w:hint="eastAsia"/>
          <w:sz w:val="24"/>
        </w:rPr>
        <w:t>。</w:t>
      </w:r>
    </w:p>
    <w:p w:rsidR="00EC3984" w:rsidRDefault="000D3FD9" w:rsidP="008C7005">
      <w:pPr>
        <w:spacing w:line="360" w:lineRule="auto"/>
        <w:ind w:firstLineChars="200" w:firstLine="480"/>
        <w:rPr>
          <w:sz w:val="24"/>
        </w:rPr>
      </w:pPr>
      <w:r w:rsidRPr="000D3FD9">
        <w:rPr>
          <w:rFonts w:hint="eastAsia"/>
          <w:sz w:val="24"/>
        </w:rPr>
        <w:t>首选路和备选路的重复值为</w:t>
      </w:r>
      <w:r w:rsidRPr="000D3FD9">
        <w:rPr>
          <w:rFonts w:hint="eastAsia"/>
          <w:sz w:val="24"/>
        </w:rPr>
        <w:t>0</w:t>
      </w:r>
      <w:r w:rsidRPr="000D3FD9">
        <w:rPr>
          <w:rFonts w:hint="eastAsia"/>
          <w:sz w:val="24"/>
        </w:rPr>
        <w:t>，</w:t>
      </w:r>
      <w:r w:rsidR="00EC3984">
        <w:rPr>
          <w:rFonts w:hint="eastAsia"/>
          <w:sz w:val="24"/>
        </w:rPr>
        <w:t>路</w:t>
      </w:r>
      <w:r w:rsidRPr="000D3FD9">
        <w:rPr>
          <w:rFonts w:hint="eastAsia"/>
          <w:sz w:val="24"/>
        </w:rPr>
        <w:t>总长为</w:t>
      </w:r>
      <w:r w:rsidR="00EC3984">
        <w:rPr>
          <w:rFonts w:hint="eastAsia"/>
          <w:sz w:val="24"/>
        </w:rPr>
        <w:t>9</w:t>
      </w:r>
      <w:r w:rsidRPr="000D3FD9">
        <w:rPr>
          <w:rFonts w:hint="eastAsia"/>
          <w:sz w:val="24"/>
        </w:rPr>
        <w:t>。</w:t>
      </w:r>
    </w:p>
    <w:p w:rsidR="008C7005" w:rsidRPr="008C7005" w:rsidRDefault="008C7005" w:rsidP="004F7AAD">
      <w:pPr>
        <w:spacing w:line="360" w:lineRule="auto"/>
        <w:ind w:firstLineChars="200" w:firstLine="480"/>
        <w:rPr>
          <w:sz w:val="24"/>
        </w:rPr>
      </w:pPr>
      <w:r>
        <w:rPr>
          <w:rFonts w:hint="eastAsia"/>
          <w:sz w:val="24"/>
        </w:rPr>
        <w:t>本次演示只简单展现了压缩和</w:t>
      </w:r>
      <w:r>
        <w:rPr>
          <w:rFonts w:hint="eastAsia"/>
          <w:sz w:val="24"/>
        </w:rPr>
        <w:t>dfs</w:t>
      </w:r>
      <w:r>
        <w:rPr>
          <w:rFonts w:hint="eastAsia"/>
          <w:sz w:val="24"/>
        </w:rPr>
        <w:t>搜索的过程。关于其中各处优化情况的体现，请参见</w:t>
      </w:r>
      <w:r>
        <w:rPr>
          <w:rFonts w:hint="eastAsia"/>
          <w:sz w:val="24"/>
        </w:rPr>
        <w:t>5.3.1</w:t>
      </w:r>
      <w:r>
        <w:rPr>
          <w:rFonts w:hint="eastAsia"/>
          <w:sz w:val="24"/>
        </w:rPr>
        <w:t>中的详细例子以及数据跟踪情况。</w:t>
      </w:r>
    </w:p>
    <w:p w:rsidR="000E3F6E" w:rsidRPr="00BA18C5" w:rsidRDefault="000D3FD9" w:rsidP="00BA18C5">
      <w:pPr>
        <w:pStyle w:val="20"/>
      </w:pPr>
      <w:bookmarkStart w:id="49" w:name="_Toc484106729"/>
      <w:r w:rsidRPr="00217DA1">
        <w:rPr>
          <w:rStyle w:val="2Char"/>
          <w:rFonts w:ascii="Times New Roman" w:hAnsi="Times New Roman"/>
          <w:b w:val="0"/>
          <w:bCs/>
          <w:sz w:val="28"/>
        </w:rPr>
        <w:t>4.</w:t>
      </w:r>
      <w:r w:rsidR="000018E8" w:rsidRPr="00217DA1">
        <w:rPr>
          <w:rStyle w:val="2Char"/>
          <w:rFonts w:ascii="Times New Roman" w:hAnsi="Times New Roman"/>
          <w:b w:val="0"/>
          <w:bCs/>
          <w:sz w:val="28"/>
        </w:rPr>
        <w:t>3</w:t>
      </w:r>
      <w:r w:rsidRPr="00BA18C5">
        <w:rPr>
          <w:rStyle w:val="2Char"/>
          <w:b w:val="0"/>
          <w:bCs/>
          <w:sz w:val="28"/>
        </w:rPr>
        <w:t xml:space="preserve"> </w:t>
      </w:r>
      <w:r w:rsidRPr="00BA18C5">
        <w:rPr>
          <w:rStyle w:val="2Char"/>
          <w:rFonts w:hint="eastAsia"/>
          <w:b w:val="0"/>
          <w:bCs/>
          <w:sz w:val="28"/>
        </w:rPr>
        <w:t xml:space="preserve"> </w:t>
      </w:r>
      <w:r w:rsidR="005A3ACE">
        <w:rPr>
          <w:rStyle w:val="2Char"/>
          <w:rFonts w:hint="eastAsia"/>
          <w:b w:val="0"/>
          <w:bCs/>
          <w:sz w:val="28"/>
        </w:rPr>
        <w:t>寻路</w:t>
      </w:r>
      <w:r w:rsidRPr="00BA18C5">
        <w:rPr>
          <w:rStyle w:val="2Char"/>
          <w:rFonts w:hint="eastAsia"/>
          <w:b w:val="0"/>
          <w:bCs/>
          <w:sz w:val="28"/>
        </w:rPr>
        <w:t>算法</w:t>
      </w:r>
      <w:r w:rsidR="005A3ACE">
        <w:rPr>
          <w:rStyle w:val="2Char"/>
          <w:rFonts w:hint="eastAsia"/>
          <w:b w:val="0"/>
          <w:bCs/>
          <w:sz w:val="28"/>
        </w:rPr>
        <w:t>的复杂度</w:t>
      </w:r>
      <w:r w:rsidRPr="00BA18C5">
        <w:rPr>
          <w:rStyle w:val="2Char"/>
          <w:rFonts w:hint="eastAsia"/>
          <w:b w:val="0"/>
          <w:bCs/>
          <w:sz w:val="28"/>
        </w:rPr>
        <w:t>分析</w:t>
      </w:r>
      <w:bookmarkEnd w:id="49"/>
    </w:p>
    <w:p w:rsidR="00F620C3" w:rsidRPr="00BA18C5" w:rsidRDefault="00F620C3" w:rsidP="00BA18C5">
      <w:pPr>
        <w:pStyle w:val="3"/>
      </w:pPr>
      <w:bookmarkStart w:id="50" w:name="_Toc484106730"/>
      <w:r w:rsidRPr="00BA18C5">
        <w:rPr>
          <w:rFonts w:hint="eastAsia"/>
        </w:rPr>
        <w:t>4</w:t>
      </w:r>
      <w:r w:rsidRPr="00BA18C5">
        <w:t>.</w:t>
      </w:r>
      <w:r w:rsidRPr="00BA18C5">
        <w:rPr>
          <w:rFonts w:hint="eastAsia"/>
        </w:rPr>
        <w:t xml:space="preserve">3.1  </w:t>
      </w:r>
      <w:r w:rsidR="005A3ACE">
        <w:rPr>
          <w:rFonts w:hint="eastAsia"/>
        </w:rPr>
        <w:t>寻路算法的</w:t>
      </w:r>
      <w:r w:rsidRPr="00BA18C5">
        <w:rPr>
          <w:rFonts w:hint="eastAsia"/>
        </w:rPr>
        <w:t>时间复杂度</w:t>
      </w:r>
      <w:bookmarkEnd w:id="50"/>
    </w:p>
    <w:p w:rsidR="000018E8" w:rsidRDefault="000270C1" w:rsidP="000D3FD9">
      <w:pPr>
        <w:spacing w:line="360" w:lineRule="auto"/>
        <w:ind w:firstLineChars="200" w:firstLine="480"/>
        <w:rPr>
          <w:sz w:val="24"/>
        </w:rPr>
      </w:pPr>
      <w:r>
        <w:rPr>
          <w:rFonts w:hint="eastAsia"/>
          <w:sz w:val="24"/>
        </w:rPr>
        <w:t>一个算法由其控制结构和固有类型操作构成，其算法时间取决于两者的综合效果。为了分析算法的时间效率，通常的做法是，从算法中选取一种基本操作的原操作，以该基本操作重复执行的次数作为算法的时间</w:t>
      </w:r>
      <w:r w:rsidR="00F620C3">
        <w:rPr>
          <w:rFonts w:hint="eastAsia"/>
          <w:sz w:val="24"/>
        </w:rPr>
        <w:t>复杂度</w:t>
      </w:r>
      <w:r w:rsidR="00360249" w:rsidRPr="00360249">
        <w:rPr>
          <w:rFonts w:hint="eastAsia"/>
          <w:sz w:val="24"/>
          <w:vertAlign w:val="superscript"/>
        </w:rPr>
        <w:t>[8]</w:t>
      </w:r>
      <w:r>
        <w:rPr>
          <w:rFonts w:hint="eastAsia"/>
          <w:sz w:val="24"/>
        </w:rPr>
        <w:t>。</w:t>
      </w:r>
    </w:p>
    <w:p w:rsidR="002F1214" w:rsidRDefault="000270C1" w:rsidP="000D3FD9">
      <w:pPr>
        <w:spacing w:line="360" w:lineRule="auto"/>
        <w:ind w:firstLineChars="200" w:firstLine="480"/>
        <w:rPr>
          <w:sz w:val="24"/>
        </w:rPr>
      </w:pPr>
      <w:r>
        <w:rPr>
          <w:rFonts w:hint="eastAsia"/>
          <w:sz w:val="24"/>
        </w:rPr>
        <w:t>一般情况下，算法中基本操作重复执行的次数是问题规模</w:t>
      </w:r>
      <m:oMath>
        <m:r>
          <w:rPr>
            <w:rFonts w:ascii="Cambria Math" w:hAnsi="Cambria Math" w:hint="eastAsia"/>
            <w:sz w:val="24"/>
          </w:rPr>
          <m:t>n</m:t>
        </m:r>
      </m:oMath>
      <w:r>
        <w:rPr>
          <w:rFonts w:hint="eastAsia"/>
          <w:sz w:val="24"/>
        </w:rPr>
        <w:t>的某个函数</w:t>
      </w:r>
      <m:oMath>
        <m:r>
          <w:rPr>
            <w:rFonts w:ascii="Cambria Math" w:hAnsi="Cambria Math" w:hint="eastAsia"/>
            <w:sz w:val="24"/>
          </w:rPr>
          <m:t>f(n)</m:t>
        </m:r>
      </m:oMath>
      <w:r>
        <w:rPr>
          <w:rFonts w:hint="eastAsia"/>
          <w:sz w:val="24"/>
        </w:rPr>
        <w:t>，其时间量度记作</w:t>
      </w:r>
    </w:p>
    <w:p w:rsidR="002F1214" w:rsidRDefault="000270C1" w:rsidP="002F1214">
      <w:pPr>
        <w:spacing w:line="360" w:lineRule="auto"/>
        <w:ind w:firstLineChars="200" w:firstLine="480"/>
        <w:jc w:val="right"/>
        <w:rPr>
          <w:sz w:val="24"/>
        </w:rPr>
      </w:pPr>
      <m:oMath>
        <m:r>
          <w:rPr>
            <w:rFonts w:ascii="Cambria Math" w:hAnsi="Cambria Math" w:hint="eastAsia"/>
            <w:sz w:val="24"/>
          </w:rPr>
          <m:t>T(n)=O(f(n))</m:t>
        </m:r>
      </m:oMath>
      <w:r w:rsidR="002F1214" w:rsidRPr="002F1214">
        <w:rPr>
          <w:rFonts w:hint="eastAsia"/>
          <w:sz w:val="24"/>
        </w:rPr>
        <w:t xml:space="preserve"> </w:t>
      </w:r>
      <w:r w:rsidR="002F1214">
        <w:rPr>
          <w:rFonts w:hint="eastAsia"/>
          <w:sz w:val="24"/>
        </w:rPr>
        <w:t xml:space="preserve">                       </w:t>
      </w:r>
      <w:r w:rsidR="002F1214">
        <w:rPr>
          <w:rFonts w:hint="eastAsia"/>
          <w:sz w:val="24"/>
        </w:rPr>
        <w:t>（</w:t>
      </w:r>
      <w:r w:rsidR="002F1214">
        <w:rPr>
          <w:rFonts w:hint="eastAsia"/>
          <w:sz w:val="24"/>
        </w:rPr>
        <w:t>4-1</w:t>
      </w:r>
      <w:r w:rsidR="002F1214">
        <w:rPr>
          <w:rFonts w:hint="eastAsia"/>
          <w:sz w:val="24"/>
        </w:rPr>
        <w:t>）</w:t>
      </w:r>
    </w:p>
    <w:p w:rsidR="000270C1" w:rsidRDefault="000270C1" w:rsidP="000D3FD9">
      <w:pPr>
        <w:spacing w:line="360" w:lineRule="auto"/>
        <w:ind w:firstLineChars="200" w:firstLine="480"/>
        <w:rPr>
          <w:sz w:val="24"/>
        </w:rPr>
      </w:pPr>
      <w:r>
        <w:rPr>
          <w:rFonts w:hint="eastAsia"/>
          <w:sz w:val="24"/>
        </w:rPr>
        <w:t>这个量度表示它随着问题规模</w:t>
      </w:r>
      <m:oMath>
        <m:r>
          <w:rPr>
            <w:rFonts w:ascii="Cambria Math" w:hAnsi="Cambria Math" w:hint="eastAsia"/>
            <w:sz w:val="24"/>
          </w:rPr>
          <m:t>n</m:t>
        </m:r>
      </m:oMath>
      <w:r>
        <w:rPr>
          <w:rFonts w:hint="eastAsia"/>
          <w:sz w:val="24"/>
        </w:rPr>
        <w:t>的增大，增长率和函数</w:t>
      </w:r>
      <m:oMath>
        <m:r>
          <w:rPr>
            <w:rFonts w:ascii="Cambria Math" w:hAnsi="Cambria Math" w:hint="eastAsia"/>
            <w:sz w:val="24"/>
          </w:rPr>
          <m:t>f(n)</m:t>
        </m:r>
      </m:oMath>
      <w:r>
        <w:rPr>
          <w:rFonts w:hint="eastAsia"/>
          <w:sz w:val="24"/>
        </w:rPr>
        <w:t>的增长率相同，这称作算法的渐近时间复杂度，简称时间复杂度。</w:t>
      </w:r>
    </w:p>
    <w:p w:rsidR="000270C1" w:rsidRPr="000270C1" w:rsidRDefault="000270C1" w:rsidP="000D3FD9">
      <w:pPr>
        <w:spacing w:line="360" w:lineRule="auto"/>
        <w:ind w:firstLineChars="200" w:firstLine="480"/>
        <w:rPr>
          <w:sz w:val="24"/>
        </w:rPr>
      </w:pPr>
      <w:r>
        <w:rPr>
          <w:rFonts w:hint="eastAsia"/>
          <w:sz w:val="24"/>
        </w:rPr>
        <w:t>这里我们用这个概念分析一下该课题所提出算法的效率</w:t>
      </w:r>
      <w:r w:rsidR="00AE1B6D">
        <w:rPr>
          <w:rFonts w:hint="eastAsia"/>
          <w:sz w:val="24"/>
        </w:rPr>
        <w:t>。</w:t>
      </w:r>
    </w:p>
    <w:p w:rsidR="000D3FD9" w:rsidRDefault="000D3FD9" w:rsidP="000D3FD9">
      <w:pPr>
        <w:spacing w:line="360" w:lineRule="auto"/>
        <w:ind w:firstLineChars="200" w:firstLine="480"/>
        <w:rPr>
          <w:sz w:val="24"/>
        </w:rPr>
      </w:pPr>
      <w:r w:rsidRPr="000D3FD9">
        <w:rPr>
          <w:rFonts w:hint="eastAsia"/>
          <w:sz w:val="24"/>
        </w:rPr>
        <w:t>设</w:t>
      </w:r>
      <m:oMath>
        <m:r>
          <w:rPr>
            <w:rFonts w:ascii="Cambria Math" w:hAnsi="Cambria Math" w:hint="eastAsia"/>
            <w:sz w:val="24"/>
          </w:rPr>
          <m:t>n</m:t>
        </m:r>
      </m:oMath>
      <w:r w:rsidRPr="000D3FD9">
        <w:rPr>
          <w:rFonts w:hint="eastAsia"/>
          <w:sz w:val="24"/>
        </w:rPr>
        <w:t>为节点总数，平均每个节点的出度为</w:t>
      </w:r>
      <m:oMath>
        <m:r>
          <w:rPr>
            <w:rFonts w:ascii="Cambria Math" w:hAnsi="Cambria Math" w:hint="eastAsia"/>
            <w:sz w:val="24"/>
          </w:rPr>
          <m:t>e</m:t>
        </m:r>
      </m:oMath>
      <w:r w:rsidR="00916B8C">
        <w:rPr>
          <w:rFonts w:hint="eastAsia"/>
          <w:sz w:val="24"/>
        </w:rPr>
        <w:t>，</w:t>
      </w:r>
      <w:r w:rsidRPr="000D3FD9">
        <w:rPr>
          <w:rFonts w:hint="eastAsia"/>
          <w:sz w:val="24"/>
        </w:rPr>
        <w:t>必经点个数</w:t>
      </w:r>
      <w:r w:rsidR="00C830DF">
        <w:rPr>
          <w:rFonts w:hint="eastAsia"/>
          <w:sz w:val="24"/>
        </w:rPr>
        <w:t>为</w:t>
      </w:r>
      <m:oMath>
        <m:r>
          <w:rPr>
            <w:rFonts w:ascii="Cambria Math" w:hAnsi="Cambria Math" w:hint="eastAsia"/>
            <w:sz w:val="24"/>
          </w:rPr>
          <m:t>m</m:t>
        </m:r>
      </m:oMath>
      <w:r w:rsidR="00C830DF">
        <w:rPr>
          <w:rFonts w:hint="eastAsia"/>
          <w:sz w:val="24"/>
        </w:rPr>
        <w:t>。每个必经点的</w:t>
      </w:r>
      <w:r w:rsidR="007B6B76">
        <w:rPr>
          <w:rFonts w:hint="eastAsia"/>
          <w:sz w:val="24"/>
        </w:rPr>
        <w:t>CompressRoad</w:t>
      </w:r>
      <w:r w:rsidR="00C830DF">
        <w:rPr>
          <w:rFonts w:hint="eastAsia"/>
          <w:sz w:val="24"/>
        </w:rPr>
        <w:t>操作的</w:t>
      </w:r>
      <w:r w:rsidR="007B7A51">
        <w:rPr>
          <w:rFonts w:hint="eastAsia"/>
          <w:sz w:val="24"/>
        </w:rPr>
        <w:t>最坏</w:t>
      </w:r>
      <w:r w:rsidRPr="000D3FD9">
        <w:rPr>
          <w:rFonts w:hint="eastAsia"/>
          <w:sz w:val="24"/>
        </w:rPr>
        <w:t>时间复杂度为</w:t>
      </w:r>
      <m:oMath>
        <m:r>
          <w:rPr>
            <w:rFonts w:ascii="Cambria Math" w:hAnsi="Cambria Math" w:hint="eastAsia"/>
            <w:sz w:val="24"/>
          </w:rPr>
          <m:t>O</m:t>
        </m:r>
        <m:r>
          <w:rPr>
            <w:rFonts w:ascii="Cambria Math" w:hAnsi="Cambria Math"/>
            <w:sz w:val="24"/>
          </w:rPr>
          <m:t>(</m:t>
        </m:r>
        <m:sSup>
          <m:sSupPr>
            <m:ctrlPr>
              <w:rPr>
                <w:rFonts w:ascii="Cambria Math" w:hAnsi="Cambria Math"/>
                <w:i/>
                <w:sz w:val="24"/>
              </w:rPr>
            </m:ctrlPr>
          </m:sSupPr>
          <m:e>
            <m:r>
              <w:rPr>
                <w:rFonts w:ascii="Cambria Math" w:hAnsi="Cambria Math" w:hint="eastAsia"/>
                <w:sz w:val="24"/>
              </w:rPr>
              <m:t>n</m:t>
            </m:r>
            <m:ctrlPr>
              <w:rPr>
                <w:rFonts w:ascii="Cambria Math" w:hAnsi="Cambria Math" w:hint="eastAsia"/>
                <w:i/>
                <w:sz w:val="24"/>
              </w:rPr>
            </m:ctrlPr>
          </m:e>
          <m:sup>
            <m:r>
              <w:rPr>
                <w:rFonts w:ascii="Cambria Math" w:hAnsi="Cambria Math" w:hint="eastAsia"/>
                <w:sz w:val="24"/>
              </w:rPr>
              <m:t>2</m:t>
            </m:r>
            <m:ctrlPr>
              <w:rPr>
                <w:rFonts w:ascii="Cambria Math" w:hAnsi="Cambria Math" w:hint="eastAsia"/>
                <w:i/>
                <w:sz w:val="24"/>
              </w:rPr>
            </m:ctrlPr>
          </m:sup>
        </m:sSup>
        <m:r>
          <w:rPr>
            <w:rFonts w:ascii="Cambria Math" w:hAnsi="Cambria Math" w:hint="eastAsia"/>
            <w:sz w:val="24"/>
          </w:rPr>
          <m:t>+ne</m:t>
        </m:r>
        <m:r>
          <w:rPr>
            <w:rFonts w:ascii="Cambria Math" w:hAnsi="Cambria Math"/>
            <w:sz w:val="24"/>
          </w:rPr>
          <m:t>)</m:t>
        </m:r>
      </m:oMath>
      <w:r w:rsidR="00C830DF">
        <w:rPr>
          <w:rFonts w:hint="eastAsia"/>
          <w:sz w:val="24"/>
        </w:rPr>
        <w:t>，故总</w:t>
      </w:r>
      <w:r w:rsidR="007B7A51">
        <w:rPr>
          <w:rFonts w:hint="eastAsia"/>
          <w:sz w:val="24"/>
        </w:rPr>
        <w:t>的</w:t>
      </w:r>
      <w:r w:rsidR="007B6B76">
        <w:rPr>
          <w:rFonts w:hint="eastAsia"/>
          <w:sz w:val="24"/>
        </w:rPr>
        <w:t>CompressRoad</w:t>
      </w:r>
      <w:r w:rsidR="007B7A51">
        <w:rPr>
          <w:rFonts w:hint="eastAsia"/>
          <w:sz w:val="24"/>
        </w:rPr>
        <w:t>操作最坏</w:t>
      </w:r>
      <w:r w:rsidR="00C830DF">
        <w:rPr>
          <w:rFonts w:hint="eastAsia"/>
          <w:sz w:val="24"/>
        </w:rPr>
        <w:t>时间复杂度为</w:t>
      </w:r>
      <m:oMath>
        <m:r>
          <w:rPr>
            <w:rFonts w:ascii="Cambria Math" w:hAnsi="Cambria Math" w:hint="eastAsia"/>
            <w:sz w:val="24"/>
          </w:rPr>
          <m:t>O(m</m:t>
        </m:r>
        <m:sSup>
          <m:sSupPr>
            <m:ctrlPr>
              <w:rPr>
                <w:rFonts w:ascii="Cambria Math" w:hAnsi="Cambria Math"/>
                <w:sz w:val="24"/>
              </w:rPr>
            </m:ctrlPr>
          </m:sSupPr>
          <m:e>
            <m:r>
              <w:rPr>
                <w:rFonts w:ascii="Cambria Math" w:hAnsi="Cambria Math"/>
                <w:sz w:val="24"/>
              </w:rPr>
              <m:t>n</m:t>
            </m:r>
            <m:ctrlPr>
              <w:rPr>
                <w:rFonts w:ascii="Cambria Math" w:hAnsi="Cambria Math"/>
                <w:i/>
                <w:sz w:val="24"/>
              </w:rPr>
            </m:ctrlPr>
          </m:e>
          <m:sup>
            <m:r>
              <w:rPr>
                <w:rFonts w:ascii="Cambria Math" w:hAnsi="Cambria Math"/>
                <w:sz w:val="24"/>
              </w:rPr>
              <m:t>2</m:t>
            </m:r>
          </m:sup>
        </m:sSup>
        <m:r>
          <w:rPr>
            <w:rFonts w:ascii="Cambria Math" w:hAnsi="Cambria Math"/>
            <w:sz w:val="24"/>
          </w:rPr>
          <m:t>+mne</m:t>
        </m:r>
        <m:r>
          <w:rPr>
            <w:rFonts w:ascii="Cambria Math" w:hAnsi="Cambria Math" w:hint="eastAsia"/>
            <w:sz w:val="24"/>
          </w:rPr>
          <m:t>)</m:t>
        </m:r>
      </m:oMath>
      <w:r w:rsidR="00C830DF">
        <w:rPr>
          <w:rFonts w:hint="eastAsia"/>
          <w:sz w:val="24"/>
        </w:rPr>
        <w:t>。</w:t>
      </w:r>
      <w:r w:rsidR="00B804CE">
        <w:rPr>
          <w:rFonts w:hint="eastAsia"/>
          <w:sz w:val="24"/>
        </w:rPr>
        <w:t>由于</w:t>
      </w:r>
      <m:oMath>
        <m:r>
          <w:rPr>
            <w:rFonts w:ascii="Cambria Math" w:hAnsi="Cambria Math" w:hint="eastAsia"/>
            <w:sz w:val="24"/>
          </w:rPr>
          <m:t>n</m:t>
        </m:r>
      </m:oMath>
      <w:r w:rsidR="00B804CE">
        <w:rPr>
          <w:rFonts w:hint="eastAsia"/>
          <w:sz w:val="24"/>
        </w:rPr>
        <w:t>的规模限制远大于</w:t>
      </w:r>
      <m:oMath>
        <m:r>
          <w:rPr>
            <w:rFonts w:ascii="Cambria Math" w:hAnsi="Cambria Math" w:hint="eastAsia"/>
            <w:sz w:val="24"/>
          </w:rPr>
          <m:t>m</m:t>
        </m:r>
      </m:oMath>
      <w:r w:rsidR="000270C1">
        <w:rPr>
          <w:rFonts w:hint="eastAsia"/>
          <w:sz w:val="24"/>
        </w:rPr>
        <w:t>，故</w:t>
      </w:r>
      <w:r w:rsidR="00B804CE">
        <w:rPr>
          <w:rFonts w:hint="eastAsia"/>
          <w:sz w:val="24"/>
        </w:rPr>
        <w:t>其约等于</w:t>
      </w:r>
      <m:oMath>
        <m:r>
          <w:rPr>
            <w:rFonts w:ascii="Cambria Math" w:hAnsi="Cambria Math" w:hint="eastAsia"/>
            <w:sz w:val="24"/>
          </w:rPr>
          <m:t>O(</m:t>
        </m:r>
        <m:r>
          <w:rPr>
            <w:rFonts w:ascii="Cambria Math" w:hAnsi="Cambria Math"/>
            <w:sz w:val="24"/>
          </w:rPr>
          <m:t>m</m:t>
        </m:r>
        <m:sSup>
          <m:sSupPr>
            <m:ctrlPr>
              <w:rPr>
                <w:rFonts w:ascii="Cambria Math" w:hAnsi="Cambria Math"/>
                <w:sz w:val="24"/>
              </w:rPr>
            </m:ctrlPr>
          </m:sSupPr>
          <m:e>
            <m:r>
              <w:rPr>
                <w:rFonts w:ascii="Cambria Math" w:hAnsi="Cambria Math"/>
                <w:sz w:val="24"/>
              </w:rPr>
              <m:t>n</m:t>
            </m:r>
            <m:ctrlPr>
              <w:rPr>
                <w:rFonts w:ascii="Cambria Math" w:hAnsi="Cambria Math"/>
                <w:i/>
                <w:sz w:val="24"/>
              </w:rPr>
            </m:ctrlPr>
          </m:e>
          <m:sup>
            <m:r>
              <w:rPr>
                <w:rFonts w:ascii="Cambria Math" w:hAnsi="Cambria Math"/>
                <w:sz w:val="24"/>
              </w:rPr>
              <m:t>2</m:t>
            </m:r>
          </m:sup>
        </m:sSup>
        <m:r>
          <w:rPr>
            <w:rFonts w:ascii="Cambria Math" w:hAnsi="Cambria Math" w:hint="eastAsia"/>
            <w:sz w:val="24"/>
          </w:rPr>
          <m:t>)</m:t>
        </m:r>
      </m:oMath>
      <w:r w:rsidR="00B804CE">
        <w:rPr>
          <w:rFonts w:hint="eastAsia"/>
          <w:sz w:val="24"/>
        </w:rPr>
        <w:t>。</w:t>
      </w:r>
    </w:p>
    <w:p w:rsidR="00244E6D" w:rsidRPr="000D3FD9" w:rsidRDefault="00244E6D" w:rsidP="000D3FD9">
      <w:pPr>
        <w:spacing w:line="360" w:lineRule="auto"/>
        <w:ind w:firstLineChars="200" w:firstLine="480"/>
        <w:rPr>
          <w:sz w:val="24"/>
        </w:rPr>
      </w:pPr>
      <w:r>
        <w:rPr>
          <w:rFonts w:hint="eastAsia"/>
          <w:sz w:val="24"/>
        </w:rPr>
        <w:t>由于题设条件的特殊性，在短时间内得到一个可行解较为重要。故这里我们分析一下得到一个可行解的时间复杂度。</w:t>
      </w:r>
    </w:p>
    <w:p w:rsidR="009C263A" w:rsidRDefault="00244E6D" w:rsidP="00C830DF">
      <w:pPr>
        <w:spacing w:line="360" w:lineRule="auto"/>
        <w:ind w:firstLineChars="200" w:firstLine="480"/>
        <w:rPr>
          <w:sz w:val="24"/>
        </w:rPr>
      </w:pPr>
      <w:r>
        <w:rPr>
          <w:rFonts w:hint="eastAsia"/>
          <w:sz w:val="24"/>
        </w:rPr>
        <w:t>搜到可行解，相当于从起点搜到最底层，相当于遍历到底部，共经历</w:t>
      </w:r>
      <m:oMath>
        <m:r>
          <w:rPr>
            <w:rFonts w:ascii="Cambria Math" w:hAnsi="Cambria Math" w:hint="eastAsia"/>
            <w:sz w:val="24"/>
          </w:rPr>
          <m:t>m</m:t>
        </m:r>
      </m:oMath>
      <w:r>
        <w:rPr>
          <w:rFonts w:hint="eastAsia"/>
          <w:sz w:val="24"/>
        </w:rPr>
        <w:t>层。每一层需要进行排序取优，故每一层消耗</w:t>
      </w:r>
      <m:oMath>
        <m:r>
          <w:rPr>
            <w:rFonts w:ascii="Cambria Math" w:hAnsi="Cambria Math" w:hint="eastAsia"/>
            <w:sz w:val="24"/>
          </w:rPr>
          <m:t>O(mlogm)</m:t>
        </m:r>
      </m:oMath>
      <w:r>
        <w:rPr>
          <w:rFonts w:hint="eastAsia"/>
          <w:sz w:val="24"/>
        </w:rPr>
        <w:t>的时间。</w:t>
      </w:r>
      <w:r w:rsidR="00BE0093">
        <w:rPr>
          <w:rFonts w:hint="eastAsia"/>
          <w:sz w:val="24"/>
        </w:rPr>
        <w:t>则</w:t>
      </w:r>
      <w:r w:rsidR="009C263A">
        <w:rPr>
          <w:rFonts w:hint="eastAsia"/>
          <w:sz w:val="24"/>
        </w:rPr>
        <w:t>到达底部所消耗时间为</w:t>
      </w:r>
    </w:p>
    <w:p w:rsidR="009C263A" w:rsidRPr="009C263A" w:rsidRDefault="00075C6B" w:rsidP="009C263A">
      <w:pPr>
        <w:spacing w:line="360" w:lineRule="auto"/>
        <w:ind w:firstLineChars="200" w:firstLine="480"/>
        <w:jc w:val="right"/>
        <w:rPr>
          <w:oMath/>
          <w:rFonts w:ascii="Cambria Math" w:hAnsi="Cambria Math" w:hint="eastAsia"/>
          <w:sz w:val="24"/>
        </w:rPr>
      </w:pPr>
      <m:oMath>
        <m:sSub>
          <m:sSubPr>
            <m:ctrlPr>
              <w:rPr>
                <w:rFonts w:ascii="Cambria Math" w:hAnsi="Cambria Math"/>
                <w:sz w:val="24"/>
              </w:rPr>
            </m:ctrlPr>
          </m:sSubPr>
          <m:e>
            <m:r>
              <w:rPr>
                <w:rFonts w:ascii="Cambria Math" w:hAnsi="Cambria Math" w:hint="eastAsia"/>
                <w:sz w:val="24"/>
              </w:rPr>
              <m:t>E</m:t>
            </m:r>
          </m:e>
          <m:sub>
            <m:r>
              <w:rPr>
                <w:rFonts w:ascii="Cambria Math" w:hAnsi="Cambria Math"/>
                <w:sz w:val="24"/>
              </w:rPr>
              <m:t>t</m:t>
            </m:r>
          </m:sub>
        </m:sSub>
        <m:r>
          <w:rPr>
            <w:rFonts w:ascii="Cambria Math" w:hAnsi="Cambria Math" w:hint="eastAsia"/>
            <w:sz w:val="24"/>
          </w:rPr>
          <m:t>=</m:t>
        </m:r>
        <m:r>
          <w:rPr>
            <w:rFonts w:ascii="Cambria Math" w:hAnsi="Cambria Math"/>
            <w:sz w:val="24"/>
          </w:rPr>
          <m:t>m∙m</m:t>
        </m:r>
        <m:r>
          <w:rPr>
            <w:rFonts w:ascii="Cambria Math" w:hAnsi="Cambria Math" w:hint="eastAsia"/>
            <w:sz w:val="24"/>
          </w:rPr>
          <m:t>logm</m:t>
        </m:r>
      </m:oMath>
      <w:r w:rsidR="009C263A">
        <w:rPr>
          <w:rFonts w:hint="eastAsia"/>
          <w:sz w:val="24"/>
        </w:rPr>
        <w:t xml:space="preserve">   </w:t>
      </w:r>
      <w:r w:rsidR="002F1214">
        <w:rPr>
          <w:rFonts w:hint="eastAsia"/>
          <w:sz w:val="24"/>
        </w:rPr>
        <w:t xml:space="preserve"> </w:t>
      </w:r>
      <w:r w:rsidR="009C263A">
        <w:rPr>
          <w:rFonts w:hint="eastAsia"/>
          <w:sz w:val="24"/>
        </w:rPr>
        <w:t xml:space="preserve">              </w:t>
      </w:r>
      <w:r w:rsidR="009C263A">
        <w:rPr>
          <w:rFonts w:hint="eastAsia"/>
          <w:sz w:val="24"/>
        </w:rPr>
        <w:tab/>
      </w:r>
      <w:r w:rsidR="009C263A">
        <w:rPr>
          <w:rFonts w:hint="eastAsia"/>
          <w:sz w:val="24"/>
        </w:rPr>
        <w:tab/>
      </w:r>
      <w:r w:rsidR="009C263A">
        <w:rPr>
          <w:rFonts w:hint="eastAsia"/>
          <w:sz w:val="24"/>
        </w:rPr>
        <w:t>（</w:t>
      </w:r>
      <w:r w:rsidR="009C263A">
        <w:rPr>
          <w:rFonts w:hint="eastAsia"/>
          <w:sz w:val="24"/>
        </w:rPr>
        <w:t>4-</w:t>
      </w:r>
      <w:r w:rsidR="002F1214">
        <w:rPr>
          <w:rFonts w:hint="eastAsia"/>
          <w:sz w:val="24"/>
        </w:rPr>
        <w:t>2</w:t>
      </w:r>
      <w:r w:rsidR="009C263A">
        <w:rPr>
          <w:rFonts w:hint="eastAsia"/>
          <w:sz w:val="24"/>
        </w:rPr>
        <w:t>）</w:t>
      </w:r>
    </w:p>
    <w:p w:rsidR="000D3FD9" w:rsidRPr="00BE0093" w:rsidRDefault="00BE0093" w:rsidP="00C830DF">
      <w:pPr>
        <w:spacing w:line="360" w:lineRule="auto"/>
        <w:ind w:firstLineChars="200" w:firstLine="480"/>
        <w:rPr>
          <w:sz w:val="24"/>
        </w:rPr>
      </w:pPr>
      <w:r>
        <w:rPr>
          <w:rFonts w:hint="eastAsia"/>
          <w:sz w:val="24"/>
        </w:rPr>
        <w:t>若</w:t>
      </w:r>
      <w:r w:rsidR="00244E6D">
        <w:rPr>
          <w:rFonts w:hint="eastAsia"/>
          <w:sz w:val="24"/>
        </w:rPr>
        <w:t>假设整个过程搜索需要平均经历</w:t>
      </w:r>
      <m:oMath>
        <m:r>
          <w:rPr>
            <w:rFonts w:ascii="Cambria Math" w:hAnsi="Cambria Math" w:hint="eastAsia"/>
            <w:sz w:val="24"/>
          </w:rPr>
          <m:t>k</m:t>
        </m:r>
      </m:oMath>
      <w:r w:rsidR="00244E6D">
        <w:rPr>
          <w:rFonts w:hint="eastAsia"/>
          <w:sz w:val="24"/>
        </w:rPr>
        <w:t>次重寻点间路</w:t>
      </w:r>
      <w:r w:rsidR="005F0B95">
        <w:rPr>
          <w:rFonts w:hint="eastAsia"/>
          <w:sz w:val="24"/>
        </w:rPr>
        <w:t>，</w:t>
      </w:r>
      <w:r>
        <w:rPr>
          <w:rFonts w:hint="eastAsia"/>
          <w:sz w:val="24"/>
        </w:rPr>
        <w:t>而</w:t>
      </w:r>
      <w:r w:rsidR="009C263A">
        <w:rPr>
          <w:rFonts w:hint="eastAsia"/>
          <w:sz w:val="24"/>
        </w:rPr>
        <w:t>一次</w:t>
      </w:r>
      <w:r>
        <w:rPr>
          <w:rFonts w:hint="eastAsia"/>
          <w:sz w:val="24"/>
        </w:rPr>
        <w:t>重寻路</w:t>
      </w:r>
      <w:r w:rsidR="00244E6D">
        <w:rPr>
          <w:rFonts w:hint="eastAsia"/>
          <w:sz w:val="24"/>
        </w:rPr>
        <w:t>需要</w:t>
      </w:r>
      <m:oMath>
        <m:r>
          <w:rPr>
            <w:rFonts w:ascii="Cambria Math" w:hAnsi="Cambria Math" w:hint="eastAsia"/>
            <w:sz w:val="24"/>
          </w:rPr>
          <m:t>O</m:t>
        </m:r>
        <m:d>
          <m:dPr>
            <m:ctrlPr>
              <w:rPr>
                <w:rFonts w:ascii="Cambria Math" w:hAnsi="Cambria Math"/>
                <w:i/>
                <w:sz w:val="24"/>
              </w:rPr>
            </m:ctrlPr>
          </m:dPr>
          <m:e>
            <m:sSup>
              <m:sSupPr>
                <m:ctrlPr>
                  <w:rPr>
                    <w:rFonts w:ascii="Cambria Math" w:hAnsi="Cambria Math"/>
                    <w:sz w:val="24"/>
                  </w:rPr>
                </m:ctrlPr>
              </m:sSupPr>
              <m:e>
                <m:r>
                  <w:rPr>
                    <w:rFonts w:ascii="Cambria Math" w:hAnsi="Cambria Math"/>
                    <w:sz w:val="24"/>
                  </w:rPr>
                  <m:t>n</m:t>
                </m:r>
                <m:ctrlPr>
                  <w:rPr>
                    <w:rFonts w:ascii="Cambria Math" w:hAnsi="Cambria Math"/>
                    <w:i/>
                    <w:sz w:val="24"/>
                  </w:rPr>
                </m:ctrlPr>
              </m:e>
              <m:sup>
                <m:r>
                  <w:rPr>
                    <w:rFonts w:ascii="Cambria Math" w:hAnsi="Cambria Math"/>
                    <w:sz w:val="24"/>
                  </w:rPr>
                  <m:t>2</m:t>
                </m:r>
              </m:sup>
            </m:sSup>
          </m:e>
        </m:d>
      </m:oMath>
      <w:r>
        <w:rPr>
          <w:rFonts w:hint="eastAsia"/>
          <w:sz w:val="24"/>
        </w:rPr>
        <w:t>时间</w:t>
      </w:r>
      <w:r w:rsidR="00244E6D">
        <w:rPr>
          <w:rFonts w:hint="eastAsia"/>
          <w:sz w:val="24"/>
        </w:rPr>
        <w:t>。则搜索这个过程所花复杂度为</w:t>
      </w:r>
      <m:oMath>
        <m:r>
          <w:rPr>
            <w:rFonts w:ascii="Cambria Math" w:hAnsi="Cambria Math" w:hint="eastAsia"/>
            <w:sz w:val="24"/>
          </w:rPr>
          <m:t>O</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sz w:val="24"/>
                  </w:rPr>
                  <m:t>m</m:t>
                </m:r>
              </m:e>
            </m:func>
            <m:r>
              <w:rPr>
                <w:rFonts w:ascii="Cambria Math" w:hAnsi="Cambria Math" w:hint="eastAsia"/>
                <w:sz w:val="24"/>
              </w:rPr>
              <m:t>+k</m:t>
            </m:r>
            <m:sSup>
              <m:sSupPr>
                <m:ctrlPr>
                  <w:rPr>
                    <w:rFonts w:ascii="Cambria Math" w:hAnsi="Cambria Math"/>
                    <w:sz w:val="24"/>
                  </w:rPr>
                </m:ctrlPr>
              </m:sSupPr>
              <m:e>
                <m:r>
                  <w:rPr>
                    <w:rFonts w:ascii="Cambria Math" w:hAnsi="Cambria Math"/>
                    <w:sz w:val="24"/>
                  </w:rPr>
                  <m:t>n</m:t>
                </m:r>
                <m:ctrlPr>
                  <w:rPr>
                    <w:rFonts w:ascii="Cambria Math" w:hAnsi="Cambria Math"/>
                    <w:i/>
                    <w:sz w:val="24"/>
                  </w:rPr>
                </m:ctrlPr>
              </m:e>
              <m:sup>
                <m:r>
                  <w:rPr>
                    <w:rFonts w:ascii="Cambria Math" w:hAnsi="Cambria Math"/>
                    <w:sz w:val="24"/>
                  </w:rPr>
                  <m:t>2</m:t>
                </m:r>
              </m:sup>
            </m:sSup>
          </m:e>
        </m:d>
      </m:oMath>
      <w:r>
        <w:rPr>
          <w:rFonts w:hint="eastAsia"/>
          <w:sz w:val="24"/>
        </w:rPr>
        <w:t>。</w:t>
      </w:r>
    </w:p>
    <w:p w:rsidR="00BE0093" w:rsidRDefault="00E474C8" w:rsidP="00BE0093">
      <w:pPr>
        <w:spacing w:line="360" w:lineRule="auto"/>
        <w:ind w:firstLineChars="200" w:firstLine="480"/>
        <w:rPr>
          <w:sz w:val="24"/>
        </w:rPr>
      </w:pPr>
      <w:r>
        <w:rPr>
          <w:rFonts w:hint="eastAsia"/>
          <w:sz w:val="24"/>
        </w:rPr>
        <w:t>故总算法的时间复杂度为</w:t>
      </w:r>
      <m:oMath>
        <m:r>
          <w:rPr>
            <w:rFonts w:ascii="Cambria Math" w:hAnsi="Cambria Math" w:hint="eastAsia"/>
            <w:sz w:val="24"/>
          </w:rPr>
          <m:t>O(</m:t>
        </m:r>
        <m:r>
          <w:rPr>
            <w:rFonts w:ascii="Cambria Math" w:hAnsi="Cambria Math"/>
            <w:sz w:val="24"/>
          </w:rPr>
          <m:t>m</m:t>
        </m:r>
        <m:sSup>
          <m:sSupPr>
            <m:ctrlPr>
              <w:rPr>
                <w:rFonts w:ascii="Cambria Math" w:hAnsi="Cambria Math"/>
                <w:sz w:val="24"/>
              </w:rPr>
            </m:ctrlPr>
          </m:sSupPr>
          <m:e>
            <m:r>
              <w:rPr>
                <w:rFonts w:ascii="Cambria Math" w:hAnsi="Cambria Math"/>
                <w:sz w:val="24"/>
              </w:rPr>
              <m:t>n</m:t>
            </m:r>
            <m:ctrlPr>
              <w:rPr>
                <w:rFonts w:ascii="Cambria Math" w:hAnsi="Cambria Math"/>
                <w:i/>
                <w:sz w:val="24"/>
              </w:rPr>
            </m:ctrlP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sz w:val="24"/>
              </w:rPr>
              <m:t>m</m:t>
            </m:r>
          </m:e>
        </m:func>
        <m:r>
          <w:rPr>
            <w:rFonts w:ascii="Cambria Math" w:hAnsi="Cambria Math" w:hint="eastAsia"/>
            <w:sz w:val="24"/>
          </w:rPr>
          <m:t>+k</m:t>
        </m:r>
        <m:sSup>
          <m:sSupPr>
            <m:ctrlPr>
              <w:rPr>
                <w:rFonts w:ascii="Cambria Math" w:hAnsi="Cambria Math"/>
                <w:sz w:val="24"/>
              </w:rPr>
            </m:ctrlPr>
          </m:sSupPr>
          <m:e>
            <m:r>
              <w:rPr>
                <w:rFonts w:ascii="Cambria Math" w:hAnsi="Cambria Math"/>
                <w:sz w:val="24"/>
              </w:rPr>
              <m:t>n</m:t>
            </m:r>
            <m:ctrlPr>
              <w:rPr>
                <w:rFonts w:ascii="Cambria Math" w:hAnsi="Cambria Math"/>
                <w:i/>
                <w:sz w:val="24"/>
              </w:rPr>
            </m:ctrlPr>
          </m:e>
          <m:sup>
            <m:r>
              <w:rPr>
                <w:rFonts w:ascii="Cambria Math" w:hAnsi="Cambria Math"/>
                <w:sz w:val="24"/>
              </w:rPr>
              <m:t>2</m:t>
            </m:r>
          </m:sup>
        </m:sSup>
        <m:r>
          <w:rPr>
            <w:rFonts w:ascii="Cambria Math" w:hAnsi="Cambria Math" w:hint="eastAsia"/>
            <w:sz w:val="24"/>
          </w:rPr>
          <m:t>)</m:t>
        </m:r>
      </m:oMath>
      <w:r>
        <w:rPr>
          <w:rFonts w:hint="eastAsia"/>
          <w:sz w:val="24"/>
        </w:rPr>
        <w:t>。</w:t>
      </w:r>
      <w:r w:rsidR="00BE0093">
        <w:rPr>
          <w:rFonts w:hint="eastAsia"/>
          <w:sz w:val="24"/>
        </w:rPr>
        <w:t>若考虑到图点</w:t>
      </w:r>
      <m:oMath>
        <m:r>
          <w:rPr>
            <w:rFonts w:ascii="Cambria Math" w:hAnsi="Cambria Math" w:hint="eastAsia"/>
            <w:sz w:val="24"/>
          </w:rPr>
          <m:t>n</m:t>
        </m:r>
      </m:oMath>
      <w:r w:rsidR="00BE0093">
        <w:rPr>
          <w:rFonts w:hint="eastAsia"/>
          <w:sz w:val="24"/>
        </w:rPr>
        <w:t>远大于</w:t>
      </w:r>
      <m:oMath>
        <m:r>
          <w:rPr>
            <w:rFonts w:ascii="Cambria Math" w:hAnsi="Cambria Math" w:hint="eastAsia"/>
            <w:sz w:val="24"/>
          </w:rPr>
          <m:t>m</m:t>
        </m:r>
      </m:oMath>
      <w:r w:rsidR="00BE0093">
        <w:rPr>
          <w:rFonts w:hint="eastAsia"/>
          <w:sz w:val="24"/>
        </w:rPr>
        <w:t>，且</w:t>
      </w:r>
      <m:oMath>
        <m:r>
          <w:rPr>
            <w:rFonts w:ascii="Cambria Math" w:hAnsi="Cambria Math" w:hint="eastAsia"/>
            <w:sz w:val="24"/>
          </w:rPr>
          <w:lastRenderedPageBreak/>
          <m:t>k</m:t>
        </m:r>
      </m:oMath>
      <w:r w:rsidR="00BE0093">
        <w:rPr>
          <w:rFonts w:hint="eastAsia"/>
          <w:sz w:val="24"/>
        </w:rPr>
        <w:t>假设为</w:t>
      </w:r>
      <w:r w:rsidR="00BE0093">
        <w:rPr>
          <w:rFonts w:hint="eastAsia"/>
          <w:sz w:val="24"/>
        </w:rPr>
        <w:t>0</w:t>
      </w:r>
      <w:r w:rsidR="00BE0093">
        <w:rPr>
          <w:rFonts w:hint="eastAsia"/>
          <w:sz w:val="24"/>
        </w:rPr>
        <w:t>（即无需进行重寻点间路），则时间复杂度简化为</w:t>
      </w:r>
      <m:oMath>
        <m:r>
          <w:rPr>
            <w:rFonts w:ascii="Cambria Math" w:hAnsi="Cambria Math" w:hint="eastAsia"/>
            <w:sz w:val="24"/>
          </w:rPr>
          <m:t>O(</m:t>
        </m:r>
        <m:r>
          <w:rPr>
            <w:rFonts w:ascii="Cambria Math" w:hAnsi="Cambria Math"/>
            <w:sz w:val="24"/>
          </w:rPr>
          <m:t>m</m:t>
        </m:r>
        <m:sSup>
          <m:sSupPr>
            <m:ctrlPr>
              <w:rPr>
                <w:rFonts w:ascii="Cambria Math" w:hAnsi="Cambria Math"/>
                <w:sz w:val="24"/>
              </w:rPr>
            </m:ctrlPr>
          </m:sSupPr>
          <m:e>
            <m:r>
              <w:rPr>
                <w:rFonts w:ascii="Cambria Math" w:hAnsi="Cambria Math"/>
                <w:sz w:val="24"/>
              </w:rPr>
              <m:t>n</m:t>
            </m:r>
            <m:ctrlPr>
              <w:rPr>
                <w:rFonts w:ascii="Cambria Math" w:hAnsi="Cambria Math"/>
                <w:i/>
                <w:sz w:val="24"/>
              </w:rPr>
            </m:ctrlPr>
          </m:e>
          <m:sup>
            <m:r>
              <w:rPr>
                <w:rFonts w:ascii="Cambria Math" w:hAnsi="Cambria Math"/>
                <w:sz w:val="24"/>
              </w:rPr>
              <m:t>2</m:t>
            </m:r>
          </m:sup>
        </m:sSup>
        <m:r>
          <w:rPr>
            <w:rFonts w:ascii="Cambria Math" w:hAnsi="Cambria Math" w:hint="eastAsia"/>
            <w:sz w:val="24"/>
          </w:rPr>
          <m:t>)</m:t>
        </m:r>
      </m:oMath>
      <w:r w:rsidR="00BE0093">
        <w:rPr>
          <w:rFonts w:hint="eastAsia"/>
          <w:sz w:val="24"/>
        </w:rPr>
        <w:t>。</w:t>
      </w:r>
    </w:p>
    <w:p w:rsidR="00BE0093" w:rsidRPr="00BE0093" w:rsidRDefault="00BE0093" w:rsidP="00BE0093">
      <w:pPr>
        <w:spacing w:line="360" w:lineRule="auto"/>
        <w:ind w:firstLineChars="200" w:firstLine="480"/>
        <w:rPr>
          <w:sz w:val="24"/>
        </w:rPr>
      </w:pPr>
      <w:r>
        <w:rPr>
          <w:rFonts w:hint="eastAsia"/>
          <w:sz w:val="24"/>
        </w:rPr>
        <w:t>可以看出，在假设的理想情况下，时间复杂度在一个可接受的范围内。但并不保证搜得的路是最优解，只能确保在短时间内搜得一个可行解。</w:t>
      </w:r>
    </w:p>
    <w:p w:rsidR="009C263A" w:rsidRDefault="00BE0093" w:rsidP="00BE0093">
      <w:pPr>
        <w:spacing w:line="360" w:lineRule="auto"/>
        <w:ind w:firstLineChars="200" w:firstLine="480"/>
        <w:rPr>
          <w:sz w:val="24"/>
        </w:rPr>
      </w:pPr>
      <w:r>
        <w:rPr>
          <w:rFonts w:hint="eastAsia"/>
          <w:sz w:val="24"/>
        </w:rPr>
        <w:t>若不考虑搜索时间的限制，以所能得到的</w:t>
      </w:r>
      <w:r w:rsidR="009C263A">
        <w:rPr>
          <w:rFonts w:hint="eastAsia"/>
          <w:sz w:val="24"/>
        </w:rPr>
        <w:t>最佳</w:t>
      </w:r>
      <w:r>
        <w:rPr>
          <w:rFonts w:hint="eastAsia"/>
          <w:sz w:val="24"/>
        </w:rPr>
        <w:t>结果为标准进行搜索，则需考虑回溯层数</w:t>
      </w:r>
      <m:oMath>
        <m:r>
          <w:rPr>
            <w:rFonts w:ascii="Cambria Math" w:hAnsi="Cambria Math" w:hint="eastAsia"/>
            <w:sz w:val="24"/>
          </w:rPr>
          <m:t>x</m:t>
        </m:r>
      </m:oMath>
      <w:r>
        <w:rPr>
          <w:rFonts w:hint="eastAsia"/>
          <w:sz w:val="24"/>
        </w:rPr>
        <w:t>，则</w:t>
      </w:r>
      <w:r>
        <w:rPr>
          <w:rFonts w:hint="eastAsia"/>
          <w:sz w:val="24"/>
        </w:rPr>
        <w:t>DFS</w:t>
      </w:r>
      <w:r>
        <w:rPr>
          <w:rFonts w:hint="eastAsia"/>
          <w:sz w:val="24"/>
        </w:rPr>
        <w:t>过程能约能</w:t>
      </w:r>
      <w:r w:rsidR="009C263A">
        <w:rPr>
          <w:rFonts w:hint="eastAsia"/>
          <w:sz w:val="24"/>
        </w:rPr>
        <w:t>搜得</w:t>
      </w:r>
      <w:r>
        <w:rPr>
          <w:rFonts w:hint="eastAsia"/>
          <w:sz w:val="24"/>
        </w:rPr>
        <w:t>结果</w:t>
      </w:r>
      <w:r w:rsidR="009C263A">
        <w:rPr>
          <w:rFonts w:hint="eastAsia"/>
          <w:sz w:val="24"/>
        </w:rPr>
        <w:t>次数为</w:t>
      </w:r>
    </w:p>
    <w:p w:rsidR="009C263A" w:rsidRPr="009C263A" w:rsidRDefault="00075C6B" w:rsidP="009C263A">
      <w:pPr>
        <w:spacing w:line="360" w:lineRule="auto"/>
        <w:ind w:firstLineChars="200" w:firstLine="480"/>
        <w:jc w:val="right"/>
        <w:rPr>
          <w:oMath/>
          <w:rFonts w:ascii="Cambria Math" w:hAnsi="Cambria Math" w:hint="eastAsia"/>
          <w:sz w:val="24"/>
        </w:rPr>
      </w:pP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n</m:t>
            </m:r>
          </m:sub>
        </m:sSub>
        <m:r>
          <w:rPr>
            <w:rFonts w:ascii="Cambria Math" w:hAnsi="Cambria Math" w:hint="eastAsia"/>
            <w:sz w:val="24"/>
          </w:rPr>
          <m:t>=m</m:t>
        </m:r>
        <m:d>
          <m:dPr>
            <m:ctrlPr>
              <w:rPr>
                <w:rFonts w:ascii="Cambria Math" w:hAnsi="Cambria Math"/>
                <w:sz w:val="24"/>
              </w:rPr>
            </m:ctrlPr>
          </m:dPr>
          <m:e>
            <m:r>
              <w:rPr>
                <w:rFonts w:ascii="Cambria Math" w:hAnsi="Cambria Math" w:hint="eastAsia"/>
                <w:sz w:val="24"/>
              </w:rPr>
              <m:t>m</m:t>
            </m:r>
            <m:r>
              <w:rPr>
                <w:rFonts w:ascii="Cambria Math" w:eastAsia="MS Mincho" w:hAnsi="Cambria Math" w:cs="MS Mincho" w:hint="eastAsia"/>
                <w:sz w:val="24"/>
              </w:rPr>
              <m:t>-</m:t>
            </m:r>
            <m:r>
              <w:rPr>
                <w:rFonts w:ascii="Cambria Math" w:hAnsi="Cambria Math" w:hint="eastAsia"/>
                <w:sz w:val="24"/>
              </w:rPr>
              <m:t>1</m:t>
            </m:r>
          </m:e>
        </m:d>
        <m:r>
          <w:rPr>
            <w:rFonts w:ascii="Cambria Math" w:eastAsiaTheme="minorEastAsia" w:hAnsi="Cambria Math" w:cs="MS Mincho"/>
            <w:sz w:val="24"/>
          </w:rPr>
          <m:t>…</m:t>
        </m:r>
        <m:d>
          <m:dPr>
            <m:ctrlPr>
              <w:rPr>
                <w:rFonts w:ascii="Cambria Math" w:hAnsi="Cambria Math"/>
                <w:i/>
                <w:sz w:val="24"/>
              </w:rPr>
            </m:ctrlPr>
          </m:dPr>
          <m:e>
            <m:r>
              <w:rPr>
                <w:rFonts w:ascii="Cambria Math" w:hAnsi="Cambria Math" w:hint="eastAsia"/>
                <w:sz w:val="24"/>
              </w:rPr>
              <m:t>m</m:t>
            </m:r>
            <m:r>
              <w:rPr>
                <w:rFonts w:ascii="Cambria Math" w:eastAsia="MS Mincho" w:hAnsi="Cambria Math" w:cs="MS Mincho" w:hint="eastAsia"/>
                <w:sz w:val="24"/>
              </w:rPr>
              <m:t>-</m:t>
            </m:r>
            <m:r>
              <w:rPr>
                <w:rFonts w:ascii="Cambria Math" w:hAnsi="Cambria Math" w:hint="eastAsia"/>
                <w:sz w:val="24"/>
              </w:rPr>
              <m:t>x</m:t>
            </m:r>
          </m:e>
        </m:d>
        <m:r>
          <w:rPr>
            <w:rFonts w:ascii="Cambria Math" w:hAnsi="Cambria Math"/>
            <w:sz w:val="24"/>
          </w:rPr>
          <m:t>=</m:t>
        </m:r>
        <m:sSubSup>
          <m:sSubSupPr>
            <m:ctrlPr>
              <w:rPr>
                <w:rFonts w:ascii="Cambria Math" w:hAnsi="Cambria Math"/>
                <w:i/>
                <w:sz w:val="24"/>
              </w:rPr>
            </m:ctrlPr>
          </m:sSubSupPr>
          <m:e>
            <m:r>
              <w:rPr>
                <w:rFonts w:ascii="Cambria Math" w:hAnsi="Cambria Math"/>
                <w:sz w:val="24"/>
              </w:rPr>
              <m:t>A</m:t>
            </m:r>
          </m:e>
          <m:sub>
            <m:r>
              <w:rPr>
                <w:rFonts w:ascii="Cambria Math" w:hAnsi="Cambria Math"/>
                <w:sz w:val="24"/>
              </w:rPr>
              <m:t>m</m:t>
            </m:r>
          </m:sub>
          <m:sup>
            <m:r>
              <w:rPr>
                <w:rFonts w:ascii="Cambria Math" w:hAnsi="Cambria Math"/>
                <w:sz w:val="24"/>
              </w:rPr>
              <m:t>x</m:t>
            </m:r>
          </m:sup>
        </m:sSubSup>
      </m:oMath>
      <w:r w:rsidR="009C263A">
        <w:rPr>
          <w:rFonts w:hint="eastAsia"/>
          <w:sz w:val="24"/>
        </w:rPr>
        <w:t xml:space="preserve">                 </w:t>
      </w:r>
      <w:r w:rsidR="009C263A">
        <w:rPr>
          <w:rFonts w:hint="eastAsia"/>
          <w:sz w:val="24"/>
        </w:rPr>
        <w:t>（</w:t>
      </w:r>
      <w:r w:rsidR="009C263A">
        <w:rPr>
          <w:rFonts w:hint="eastAsia"/>
          <w:sz w:val="24"/>
        </w:rPr>
        <w:t>4-</w:t>
      </w:r>
      <w:r w:rsidR="002F1214">
        <w:rPr>
          <w:rFonts w:hint="eastAsia"/>
          <w:sz w:val="24"/>
        </w:rPr>
        <w:t>3</w:t>
      </w:r>
      <w:r w:rsidR="009C263A">
        <w:rPr>
          <w:rFonts w:hint="eastAsia"/>
          <w:sz w:val="24"/>
        </w:rPr>
        <w:t>）</w:t>
      </w:r>
    </w:p>
    <w:p w:rsidR="00895952" w:rsidRPr="00BE0093" w:rsidRDefault="009C263A" w:rsidP="00BE0093">
      <w:pPr>
        <w:spacing w:line="360" w:lineRule="auto"/>
        <w:ind w:firstLineChars="200" w:firstLine="480"/>
        <w:rPr>
          <w:sz w:val="24"/>
        </w:rPr>
      </w:pPr>
      <w:r>
        <w:rPr>
          <w:rFonts w:hint="eastAsia"/>
          <w:sz w:val="24"/>
        </w:rPr>
        <w:t>搜得结果中，</w:t>
      </w:r>
      <w:r w:rsidR="00BE0093">
        <w:rPr>
          <w:rFonts w:hint="eastAsia"/>
          <w:sz w:val="24"/>
        </w:rPr>
        <w:t>取其中最优的作为答案。添加这一</w:t>
      </w:r>
      <w:r>
        <w:rPr>
          <w:rFonts w:hint="eastAsia"/>
          <w:sz w:val="24"/>
        </w:rPr>
        <w:t>考察</w:t>
      </w:r>
      <w:r w:rsidR="00BE0093">
        <w:rPr>
          <w:rFonts w:hint="eastAsia"/>
          <w:sz w:val="24"/>
        </w:rPr>
        <w:t>因素后，</w:t>
      </w:r>
      <w:r>
        <w:rPr>
          <w:rFonts w:hint="eastAsia"/>
          <w:sz w:val="24"/>
        </w:rPr>
        <w:t>搜得最佳结果的</w:t>
      </w:r>
      <w:r w:rsidR="00BE0093">
        <w:rPr>
          <w:rFonts w:hint="eastAsia"/>
          <w:sz w:val="24"/>
        </w:rPr>
        <w:t>总算法时间复杂度为</w:t>
      </w:r>
      <m:oMath>
        <m:r>
          <w:rPr>
            <w:rFonts w:ascii="Cambria Math" w:hAnsi="Cambria Math" w:hint="eastAsia"/>
            <w:sz w:val="24"/>
          </w:rPr>
          <m:t>O(</m:t>
        </m:r>
        <m:sSubSup>
          <m:sSubSupPr>
            <m:ctrlPr>
              <w:rPr>
                <w:rFonts w:ascii="Cambria Math" w:hAnsi="Cambria Math"/>
                <w:i/>
                <w:sz w:val="24"/>
              </w:rPr>
            </m:ctrlPr>
          </m:sSubSupPr>
          <m:e>
            <m:r>
              <w:rPr>
                <w:rFonts w:ascii="Cambria Math" w:hAnsi="Cambria Math"/>
                <w:sz w:val="24"/>
              </w:rPr>
              <m:t>A</m:t>
            </m:r>
          </m:e>
          <m:sub>
            <m:r>
              <w:rPr>
                <w:rFonts w:ascii="Cambria Math" w:hAnsi="Cambria Math"/>
                <w:sz w:val="24"/>
              </w:rPr>
              <m:t>m</m:t>
            </m:r>
          </m:sub>
          <m:sup>
            <m:r>
              <w:rPr>
                <w:rFonts w:ascii="Cambria Math" w:hAnsi="Cambria Math"/>
                <w:sz w:val="24"/>
              </w:rPr>
              <m:t>x</m:t>
            </m:r>
          </m:sup>
        </m:sSubSup>
        <m:r>
          <m:rPr>
            <m:sty m:val="p"/>
          </m:rPr>
          <w:rPr>
            <w:rFonts w:ascii="Cambria Math" w:hAnsi="Cambria Math"/>
            <w:sz w:val="24"/>
          </w:rPr>
          <m:t>*(</m:t>
        </m:r>
        <m:r>
          <w:rPr>
            <w:rFonts w:ascii="Cambria Math" w:hAnsi="Cambria Math"/>
            <w:sz w:val="24"/>
          </w:rPr>
          <m:t>m</m:t>
        </m:r>
        <m:sSup>
          <m:sSupPr>
            <m:ctrlPr>
              <w:rPr>
                <w:rFonts w:ascii="Cambria Math" w:hAnsi="Cambria Math"/>
                <w:sz w:val="24"/>
              </w:rPr>
            </m:ctrlPr>
          </m:sSupPr>
          <m:e>
            <m:r>
              <w:rPr>
                <w:rFonts w:ascii="Cambria Math" w:hAnsi="Cambria Math"/>
                <w:sz w:val="24"/>
              </w:rPr>
              <m:t>n</m:t>
            </m:r>
            <m:ctrlPr>
              <w:rPr>
                <w:rFonts w:ascii="Cambria Math" w:hAnsi="Cambria Math"/>
                <w:i/>
                <w:sz w:val="24"/>
              </w:rPr>
            </m:ctrlP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sz w:val="24"/>
              </w:rPr>
              <m:t>m</m:t>
            </m:r>
          </m:e>
        </m:func>
        <m:r>
          <w:rPr>
            <w:rFonts w:ascii="Cambria Math" w:hAnsi="Cambria Math" w:hint="eastAsia"/>
            <w:sz w:val="24"/>
          </w:rPr>
          <m:t>+k</m:t>
        </m:r>
        <m:sSup>
          <m:sSupPr>
            <m:ctrlPr>
              <w:rPr>
                <w:rFonts w:ascii="Cambria Math" w:hAnsi="Cambria Math"/>
                <w:sz w:val="24"/>
              </w:rPr>
            </m:ctrlPr>
          </m:sSupPr>
          <m:e>
            <m:r>
              <w:rPr>
                <w:rFonts w:ascii="Cambria Math" w:hAnsi="Cambria Math"/>
                <w:sz w:val="24"/>
              </w:rPr>
              <m:t>n</m:t>
            </m:r>
            <m:ctrlPr>
              <w:rPr>
                <w:rFonts w:ascii="Cambria Math" w:hAnsi="Cambria Math"/>
                <w:i/>
                <w:sz w:val="24"/>
              </w:rPr>
            </m:ctrlPr>
          </m:e>
          <m:sup>
            <m:r>
              <w:rPr>
                <w:rFonts w:ascii="Cambria Math" w:hAnsi="Cambria Math"/>
                <w:sz w:val="24"/>
              </w:rPr>
              <m:t>2</m:t>
            </m:r>
          </m:sup>
        </m:sSup>
        <m:r>
          <w:rPr>
            <w:rFonts w:ascii="Cambria Math" w:hAnsi="Cambria Math"/>
            <w:sz w:val="24"/>
          </w:rPr>
          <m:t>)</m:t>
        </m:r>
        <m:r>
          <w:rPr>
            <w:rFonts w:ascii="Cambria Math" w:hAnsi="Cambria Math" w:hint="eastAsia"/>
            <w:sz w:val="24"/>
          </w:rPr>
          <m:t>)</m:t>
        </m:r>
      </m:oMath>
      <w:r>
        <w:rPr>
          <w:rFonts w:hint="eastAsia"/>
          <w:sz w:val="24"/>
        </w:rPr>
        <w:t>。同理约等于</w:t>
      </w:r>
      <m:oMath>
        <m:r>
          <w:rPr>
            <w:rFonts w:ascii="Cambria Math" w:hAnsi="Cambria Math" w:hint="eastAsia"/>
            <w:sz w:val="24"/>
          </w:rPr>
          <m:t>O(</m:t>
        </m:r>
        <m:sSubSup>
          <m:sSubSupPr>
            <m:ctrlPr>
              <w:rPr>
                <w:rFonts w:ascii="Cambria Math" w:hAnsi="Cambria Math"/>
                <w:i/>
                <w:sz w:val="24"/>
              </w:rPr>
            </m:ctrlPr>
          </m:sSubSupPr>
          <m:e>
            <m:r>
              <w:rPr>
                <w:rFonts w:ascii="Cambria Math" w:hAnsi="Cambria Math"/>
                <w:sz w:val="24"/>
              </w:rPr>
              <m:t>A</m:t>
            </m:r>
          </m:e>
          <m:sub>
            <m:r>
              <w:rPr>
                <w:rFonts w:ascii="Cambria Math" w:hAnsi="Cambria Math"/>
                <w:sz w:val="24"/>
              </w:rPr>
              <m:t>m</m:t>
            </m:r>
          </m:sub>
          <m:sup>
            <m:r>
              <w:rPr>
                <w:rFonts w:ascii="Cambria Math" w:hAnsi="Cambria Math"/>
                <w:sz w:val="24"/>
              </w:rPr>
              <m:t>x</m:t>
            </m:r>
          </m:sup>
        </m:sSubSup>
        <m:r>
          <w:rPr>
            <w:rFonts w:ascii="Cambria Math" w:hAnsi="Cambria Math"/>
            <w:sz w:val="24"/>
          </w:rPr>
          <m:t>m</m:t>
        </m:r>
        <m:sSup>
          <m:sSupPr>
            <m:ctrlPr>
              <w:rPr>
                <w:rFonts w:ascii="Cambria Math" w:hAnsi="Cambria Math"/>
                <w:sz w:val="24"/>
              </w:rPr>
            </m:ctrlPr>
          </m:sSupPr>
          <m:e>
            <m:r>
              <w:rPr>
                <w:rFonts w:ascii="Cambria Math" w:hAnsi="Cambria Math"/>
                <w:sz w:val="24"/>
              </w:rPr>
              <m:t>n</m:t>
            </m:r>
            <m:ctrlPr>
              <w:rPr>
                <w:rFonts w:ascii="Cambria Math" w:hAnsi="Cambria Math"/>
                <w:i/>
                <w:sz w:val="24"/>
              </w:rPr>
            </m:ctrlPr>
          </m:e>
          <m:sup>
            <m:r>
              <w:rPr>
                <w:rFonts w:ascii="Cambria Math" w:hAnsi="Cambria Math"/>
                <w:sz w:val="24"/>
              </w:rPr>
              <m:t>2</m:t>
            </m:r>
          </m:sup>
        </m:sSup>
        <m:r>
          <w:rPr>
            <w:rFonts w:ascii="Cambria Math" w:hAnsi="Cambria Math" w:hint="eastAsia"/>
            <w:sz w:val="24"/>
          </w:rPr>
          <m:t>)</m:t>
        </m:r>
      </m:oMath>
      <w:r>
        <w:rPr>
          <w:rFonts w:hint="eastAsia"/>
          <w:sz w:val="24"/>
        </w:rPr>
        <w:t>。</w:t>
      </w:r>
    </w:p>
    <w:p w:rsidR="00E863FA" w:rsidRPr="0029310D" w:rsidRDefault="00B804CE" w:rsidP="00173E1F">
      <w:pPr>
        <w:spacing w:line="360" w:lineRule="auto"/>
        <w:ind w:firstLineChars="200" w:firstLine="480"/>
        <w:rPr>
          <w:sz w:val="24"/>
        </w:rPr>
      </w:pPr>
      <w:r>
        <w:rPr>
          <w:rFonts w:hint="eastAsia"/>
          <w:sz w:val="24"/>
        </w:rPr>
        <w:t>可以看出，</w:t>
      </w:r>
      <w:r w:rsidR="009C263A">
        <w:rPr>
          <w:rFonts w:hint="eastAsia"/>
          <w:sz w:val="24"/>
        </w:rPr>
        <w:t>当以求出尽可能好的结果为目标</w:t>
      </w:r>
      <w:r w:rsidR="0029310D">
        <w:rPr>
          <w:rFonts w:hint="eastAsia"/>
          <w:sz w:val="24"/>
        </w:rPr>
        <w:t>时，</w:t>
      </w:r>
      <m:oMath>
        <m:r>
          <w:rPr>
            <w:rFonts w:ascii="Cambria Math" w:hAnsi="Cambria Math" w:hint="eastAsia"/>
            <w:sz w:val="24"/>
          </w:rPr>
          <m:t>x</m:t>
        </m:r>
      </m:oMath>
      <w:r w:rsidR="0029310D">
        <w:rPr>
          <w:rFonts w:hint="eastAsia"/>
          <w:sz w:val="24"/>
        </w:rPr>
        <w:t>的值</w:t>
      </w:r>
      <w:r w:rsidR="00A631D8">
        <w:rPr>
          <w:rFonts w:hint="eastAsia"/>
          <w:sz w:val="24"/>
        </w:rPr>
        <w:t>设置</w:t>
      </w:r>
      <w:r w:rsidR="0029310D">
        <w:rPr>
          <w:rFonts w:hint="eastAsia"/>
          <w:sz w:val="24"/>
        </w:rPr>
        <w:t>不能</w:t>
      </w:r>
      <w:r w:rsidR="00A631D8">
        <w:rPr>
          <w:rFonts w:hint="eastAsia"/>
          <w:sz w:val="24"/>
        </w:rPr>
        <w:t>太</w:t>
      </w:r>
      <w:r w:rsidR="0029310D">
        <w:rPr>
          <w:rFonts w:hint="eastAsia"/>
          <w:sz w:val="24"/>
        </w:rPr>
        <w:t>大</w:t>
      </w:r>
      <w:r w:rsidR="008C7005">
        <w:rPr>
          <w:rFonts w:hint="eastAsia"/>
          <w:sz w:val="24"/>
        </w:rPr>
        <w:t>。</w:t>
      </w:r>
      <w:r w:rsidR="0029310D">
        <w:rPr>
          <w:rFonts w:hint="eastAsia"/>
          <w:sz w:val="24"/>
        </w:rPr>
        <w:t>若设</w:t>
      </w:r>
      <m:oMath>
        <m:r>
          <w:rPr>
            <w:rFonts w:ascii="Cambria Math" w:hAnsi="Cambria Math" w:hint="eastAsia"/>
            <w:sz w:val="24"/>
          </w:rPr>
          <m:t>x=m</m:t>
        </m:r>
      </m:oMath>
      <w:r w:rsidR="0029310D">
        <w:rPr>
          <w:rFonts w:hint="eastAsia"/>
          <w:sz w:val="24"/>
        </w:rPr>
        <w:t>即将所有可能结果都搜一遍，时间复杂度为</w:t>
      </w:r>
      <m:oMath>
        <m:r>
          <w:rPr>
            <w:rFonts w:ascii="Cambria Math" w:hAnsi="Cambria Math" w:hint="eastAsia"/>
            <w:sz w:val="24"/>
          </w:rPr>
          <m:t>O(</m:t>
        </m:r>
        <m:r>
          <w:rPr>
            <w:rFonts w:ascii="Cambria Math" w:hAnsi="Cambria Math"/>
            <w:sz w:val="24"/>
          </w:rPr>
          <m:t>m</m:t>
        </m:r>
        <m:r>
          <m:rPr>
            <m:sty m:val="p"/>
          </m:rPr>
          <w:rPr>
            <w:rFonts w:ascii="Cambria Math" w:hAnsi="Cambria Math"/>
            <w:sz w:val="24"/>
          </w:rPr>
          <m:t>!</m:t>
        </m:r>
        <m:r>
          <w:rPr>
            <w:rFonts w:ascii="Cambria Math" w:hAnsi="Cambria Math"/>
            <w:sz w:val="24"/>
          </w:rPr>
          <m:t>m</m:t>
        </m:r>
        <m:sSup>
          <m:sSupPr>
            <m:ctrlPr>
              <w:rPr>
                <w:rFonts w:ascii="Cambria Math" w:hAnsi="Cambria Math"/>
                <w:sz w:val="24"/>
              </w:rPr>
            </m:ctrlPr>
          </m:sSupPr>
          <m:e>
            <m:r>
              <w:rPr>
                <w:rFonts w:ascii="Cambria Math" w:hAnsi="Cambria Math"/>
                <w:sz w:val="24"/>
              </w:rPr>
              <m:t>n</m:t>
            </m:r>
            <m:ctrlPr>
              <w:rPr>
                <w:rFonts w:ascii="Cambria Math" w:hAnsi="Cambria Math"/>
                <w:i/>
                <w:sz w:val="24"/>
              </w:rPr>
            </m:ctrlPr>
          </m:e>
          <m:sup>
            <m:r>
              <w:rPr>
                <w:rFonts w:ascii="Cambria Math" w:hAnsi="Cambria Math"/>
                <w:sz w:val="24"/>
              </w:rPr>
              <m:t>2</m:t>
            </m:r>
          </m:sup>
        </m:sSup>
        <m:r>
          <w:rPr>
            <w:rFonts w:ascii="Cambria Math" w:hAnsi="Cambria Math" w:hint="eastAsia"/>
            <w:sz w:val="24"/>
          </w:rPr>
          <m:t>)</m:t>
        </m:r>
      </m:oMath>
      <w:r w:rsidR="0029310D">
        <w:rPr>
          <w:rFonts w:hint="eastAsia"/>
          <w:sz w:val="24"/>
        </w:rPr>
        <w:t>。当</w:t>
      </w:r>
      <m:oMath>
        <m:r>
          <w:rPr>
            <w:rFonts w:ascii="Cambria Math" w:hAnsi="Cambria Math" w:hint="eastAsia"/>
            <w:sz w:val="24"/>
          </w:rPr>
          <m:t>m</m:t>
        </m:r>
      </m:oMath>
      <w:r w:rsidR="0029310D">
        <w:rPr>
          <w:rFonts w:hint="eastAsia"/>
          <w:sz w:val="24"/>
        </w:rPr>
        <w:t>大于</w:t>
      </w:r>
      <w:r w:rsidR="0029310D">
        <w:rPr>
          <w:rFonts w:hint="eastAsia"/>
          <w:sz w:val="24"/>
        </w:rPr>
        <w:t>10</w:t>
      </w:r>
      <w:r w:rsidR="0029310D">
        <w:rPr>
          <w:rFonts w:hint="eastAsia"/>
          <w:sz w:val="24"/>
        </w:rPr>
        <w:t>时，其时间消耗将非常大。</w:t>
      </w:r>
    </w:p>
    <w:p w:rsidR="00D95272" w:rsidRPr="00B804CE" w:rsidRDefault="00D95272" w:rsidP="00173E1F">
      <w:pPr>
        <w:spacing w:line="360" w:lineRule="auto"/>
        <w:ind w:firstLineChars="200" w:firstLine="480"/>
        <w:rPr>
          <w:sz w:val="24"/>
        </w:rPr>
      </w:pPr>
      <w:r>
        <w:rPr>
          <w:rFonts w:hint="eastAsia"/>
          <w:sz w:val="24"/>
        </w:rPr>
        <w:t>但当图的复杂度不高时，重寻路次数才会较低。实际上当</w:t>
      </w:r>
      <w:r w:rsidR="00C503E0">
        <w:rPr>
          <w:rFonts w:hint="eastAsia"/>
          <w:sz w:val="24"/>
        </w:rPr>
        <w:t>点的出度不高时，会导致各点之间有足够的关联性，故压缩图时所选择的路径，会相互之间存在冲突。例如路径</w:t>
      </w:r>
      <w:r w:rsidR="00C503E0">
        <w:rPr>
          <w:rFonts w:hint="eastAsia"/>
          <w:sz w:val="24"/>
        </w:rPr>
        <w:t>1</w:t>
      </w:r>
      <w:r w:rsidR="00C503E0">
        <w:rPr>
          <w:rFonts w:hint="eastAsia"/>
          <w:sz w:val="24"/>
        </w:rPr>
        <w:t>需要经过</w:t>
      </w:r>
      <w:r w:rsidR="00C503E0">
        <w:rPr>
          <w:rFonts w:hint="eastAsia"/>
          <w:sz w:val="24"/>
        </w:rPr>
        <w:t>1</w:t>
      </w:r>
      <w:r w:rsidR="00C503E0">
        <w:rPr>
          <w:rFonts w:hint="eastAsia"/>
          <w:sz w:val="24"/>
        </w:rPr>
        <w:t>、</w:t>
      </w:r>
      <w:r w:rsidR="00C503E0">
        <w:rPr>
          <w:rFonts w:hint="eastAsia"/>
          <w:sz w:val="24"/>
        </w:rPr>
        <w:t>3</w:t>
      </w:r>
      <w:r w:rsidR="00C503E0">
        <w:rPr>
          <w:rFonts w:hint="eastAsia"/>
          <w:sz w:val="24"/>
        </w:rPr>
        <w:t>、</w:t>
      </w:r>
      <w:r w:rsidR="00C503E0">
        <w:rPr>
          <w:rFonts w:hint="eastAsia"/>
          <w:sz w:val="24"/>
        </w:rPr>
        <w:t>5</w:t>
      </w:r>
      <w:r w:rsidR="00C503E0">
        <w:rPr>
          <w:rFonts w:hint="eastAsia"/>
          <w:sz w:val="24"/>
        </w:rPr>
        <w:t>这</w:t>
      </w:r>
      <w:r w:rsidR="00C503E0">
        <w:rPr>
          <w:rFonts w:hint="eastAsia"/>
          <w:sz w:val="24"/>
        </w:rPr>
        <w:t>3</w:t>
      </w:r>
      <w:r w:rsidR="00C503E0">
        <w:rPr>
          <w:rFonts w:hint="eastAsia"/>
          <w:sz w:val="24"/>
        </w:rPr>
        <w:t>个点，而路径</w:t>
      </w:r>
      <w:r w:rsidR="00C503E0">
        <w:rPr>
          <w:rFonts w:hint="eastAsia"/>
          <w:sz w:val="24"/>
        </w:rPr>
        <w:t>2</w:t>
      </w:r>
      <w:r w:rsidR="00C503E0">
        <w:rPr>
          <w:rFonts w:hint="eastAsia"/>
          <w:sz w:val="24"/>
        </w:rPr>
        <w:t>需要经过</w:t>
      </w:r>
      <w:r w:rsidR="00C503E0">
        <w:rPr>
          <w:rFonts w:hint="eastAsia"/>
          <w:sz w:val="24"/>
        </w:rPr>
        <w:t>3</w:t>
      </w:r>
      <w:r w:rsidR="00C503E0">
        <w:rPr>
          <w:rFonts w:hint="eastAsia"/>
          <w:sz w:val="24"/>
        </w:rPr>
        <w:t>这个点，导致路径</w:t>
      </w:r>
      <w:r w:rsidR="00C503E0">
        <w:rPr>
          <w:rFonts w:hint="eastAsia"/>
          <w:sz w:val="24"/>
        </w:rPr>
        <w:t>2</w:t>
      </w:r>
      <w:r w:rsidR="00C503E0">
        <w:rPr>
          <w:rFonts w:hint="eastAsia"/>
          <w:sz w:val="24"/>
        </w:rPr>
        <w:t>在路径</w:t>
      </w:r>
      <w:r w:rsidR="00C503E0">
        <w:rPr>
          <w:rFonts w:hint="eastAsia"/>
          <w:sz w:val="24"/>
        </w:rPr>
        <w:t>1</w:t>
      </w:r>
      <w:r w:rsidR="00274DAB">
        <w:rPr>
          <w:rFonts w:hint="eastAsia"/>
          <w:sz w:val="24"/>
        </w:rPr>
        <w:t>被选择后，存在走不通的情况。</w:t>
      </w:r>
      <w:r w:rsidR="00C503E0">
        <w:rPr>
          <w:rFonts w:hint="eastAsia"/>
          <w:sz w:val="24"/>
        </w:rPr>
        <w:t>通过</w:t>
      </w:r>
      <w:r w:rsidR="00274DAB">
        <w:rPr>
          <w:rFonts w:hint="eastAsia"/>
          <w:sz w:val="24"/>
        </w:rPr>
        <w:t>3</w:t>
      </w:r>
      <w:r w:rsidR="00C503E0">
        <w:rPr>
          <w:rFonts w:hint="eastAsia"/>
          <w:sz w:val="24"/>
        </w:rPr>
        <w:t>0</w:t>
      </w:r>
      <w:r w:rsidR="00C503E0">
        <w:rPr>
          <w:rFonts w:hint="eastAsia"/>
          <w:sz w:val="24"/>
        </w:rPr>
        <w:t>次测试，得到</w:t>
      </w:r>
      <m:oMath>
        <m:r>
          <w:rPr>
            <w:rFonts w:ascii="Cambria Math" w:hAnsi="Cambria Math" w:hint="eastAsia"/>
            <w:sz w:val="24"/>
          </w:rPr>
          <m:t>k</m:t>
        </m:r>
      </m:oMath>
      <w:r w:rsidR="005508C4">
        <w:rPr>
          <w:rFonts w:hint="eastAsia"/>
          <w:sz w:val="24"/>
        </w:rPr>
        <w:t>的范围约为</w:t>
      </w:r>
      <w:r w:rsidR="005508C4">
        <w:rPr>
          <w:rFonts w:hint="eastAsia"/>
          <w:sz w:val="24"/>
        </w:rPr>
        <w:t>1~5</w:t>
      </w:r>
      <w:r w:rsidR="00BD4BAB">
        <w:rPr>
          <w:rFonts w:hint="eastAsia"/>
          <w:sz w:val="24"/>
        </w:rPr>
        <w:t>，</w:t>
      </w:r>
      <w:r w:rsidR="00274DAB">
        <w:rPr>
          <w:rFonts w:hint="eastAsia"/>
          <w:sz w:val="24"/>
        </w:rPr>
        <w:t>个别图的</w:t>
      </w:r>
      <m:oMath>
        <m:r>
          <w:rPr>
            <w:rFonts w:ascii="Cambria Math" w:hAnsi="Cambria Math" w:hint="eastAsia"/>
            <w:sz w:val="24"/>
          </w:rPr>
          <m:t>k</m:t>
        </m:r>
      </m:oMath>
      <w:r w:rsidR="00274DAB">
        <w:rPr>
          <w:rFonts w:hint="eastAsia"/>
          <w:sz w:val="24"/>
        </w:rPr>
        <w:t>值大于</w:t>
      </w:r>
      <w:r w:rsidR="00274DAB">
        <w:rPr>
          <w:rFonts w:hint="eastAsia"/>
          <w:sz w:val="24"/>
        </w:rPr>
        <w:t>10</w:t>
      </w:r>
      <w:r w:rsidR="00274DAB">
        <w:rPr>
          <w:rFonts w:hint="eastAsia"/>
          <w:sz w:val="24"/>
        </w:rPr>
        <w:t>。</w:t>
      </w:r>
    </w:p>
    <w:p w:rsidR="00F620C3" w:rsidRPr="00BA18C5" w:rsidRDefault="00F620C3" w:rsidP="00BA18C5">
      <w:pPr>
        <w:pStyle w:val="3"/>
      </w:pPr>
      <w:bookmarkStart w:id="51" w:name="_Toc484106731"/>
      <w:r w:rsidRPr="00BA18C5">
        <w:rPr>
          <w:rFonts w:hint="eastAsia"/>
        </w:rPr>
        <w:t>4</w:t>
      </w:r>
      <w:r w:rsidRPr="00BA18C5">
        <w:t>.</w:t>
      </w:r>
      <w:r w:rsidRPr="00BA18C5">
        <w:rPr>
          <w:rFonts w:hint="eastAsia"/>
        </w:rPr>
        <w:t xml:space="preserve">3.1  </w:t>
      </w:r>
      <w:r w:rsidR="005A3ACE">
        <w:rPr>
          <w:rFonts w:hint="eastAsia"/>
        </w:rPr>
        <w:t>寻路算法的</w:t>
      </w:r>
      <w:r w:rsidR="0025342D" w:rsidRPr="00BA18C5">
        <w:rPr>
          <w:rFonts w:hint="eastAsia"/>
        </w:rPr>
        <w:t>空间</w:t>
      </w:r>
      <w:r w:rsidRPr="00BA18C5">
        <w:rPr>
          <w:rFonts w:hint="eastAsia"/>
        </w:rPr>
        <w:t>复杂度</w:t>
      </w:r>
      <w:bookmarkEnd w:id="51"/>
    </w:p>
    <w:p w:rsidR="002F1214" w:rsidRDefault="0025342D" w:rsidP="00EB5824">
      <w:pPr>
        <w:spacing w:line="360" w:lineRule="auto"/>
        <w:ind w:firstLineChars="200" w:firstLine="480"/>
        <w:rPr>
          <w:sz w:val="24"/>
        </w:rPr>
      </w:pPr>
      <w:r>
        <w:rPr>
          <w:rFonts w:hint="eastAsia"/>
          <w:sz w:val="24"/>
        </w:rPr>
        <w:t>类似于算法的时间复杂度，空间复杂度描述了算法所需的存储空间的量度，记作</w:t>
      </w:r>
    </w:p>
    <w:p w:rsidR="002F1214" w:rsidRPr="002F1214" w:rsidRDefault="002F1214" w:rsidP="002F1214">
      <w:pPr>
        <w:spacing w:line="360" w:lineRule="auto"/>
        <w:ind w:firstLineChars="200" w:firstLine="480"/>
        <w:jc w:val="right"/>
        <w:rPr>
          <w:sz w:val="24"/>
        </w:rPr>
      </w:pPr>
      <m:oMath>
        <m:r>
          <w:rPr>
            <w:rFonts w:ascii="Cambria Math" w:hAnsi="Cambria Math"/>
            <w:sz w:val="24"/>
          </w:rPr>
          <m:t>S</m:t>
        </m:r>
        <m:r>
          <w:rPr>
            <w:rFonts w:ascii="Cambria Math" w:hAnsi="Cambria Math" w:hint="eastAsia"/>
            <w:sz w:val="24"/>
          </w:rPr>
          <m:t>(n)=O(f(n))</m:t>
        </m:r>
      </m:oMath>
      <w:r w:rsidRPr="002F1214">
        <w:rPr>
          <w:rFonts w:hint="eastAsia"/>
          <w:sz w:val="24"/>
        </w:rPr>
        <w:t xml:space="preserve"> </w:t>
      </w:r>
      <w:r>
        <w:rPr>
          <w:rFonts w:hint="eastAsia"/>
          <w:sz w:val="24"/>
        </w:rPr>
        <w:t xml:space="preserve">                       </w:t>
      </w:r>
      <w:r>
        <w:rPr>
          <w:rFonts w:hint="eastAsia"/>
          <w:sz w:val="24"/>
        </w:rPr>
        <w:t>（</w:t>
      </w:r>
      <w:r>
        <w:rPr>
          <w:rFonts w:hint="eastAsia"/>
          <w:sz w:val="24"/>
        </w:rPr>
        <w:t>4-</w:t>
      </w:r>
      <w:r w:rsidR="00E60151">
        <w:rPr>
          <w:rFonts w:hint="eastAsia"/>
          <w:sz w:val="24"/>
        </w:rPr>
        <w:t>4</w:t>
      </w:r>
      <w:r>
        <w:rPr>
          <w:rFonts w:hint="eastAsia"/>
          <w:sz w:val="24"/>
        </w:rPr>
        <w:t>）</w:t>
      </w:r>
    </w:p>
    <w:p w:rsidR="0025342D" w:rsidRDefault="00783D35" w:rsidP="00EB5824">
      <w:pPr>
        <w:spacing w:line="360" w:lineRule="auto"/>
        <w:ind w:firstLineChars="200" w:firstLine="480"/>
        <w:rPr>
          <w:sz w:val="24"/>
        </w:rPr>
      </w:pPr>
      <w:r>
        <w:rPr>
          <w:rFonts w:hint="eastAsia"/>
          <w:sz w:val="24"/>
        </w:rPr>
        <w:t>若输入数据所占空间只取决于问题本身，和算法无关，则只需要分析除输入和程序之外的额外空间，否则应同时考虑输入本身所需的空间，这和输入数据的表示形式有关。</w:t>
      </w:r>
    </w:p>
    <w:p w:rsidR="00783D35" w:rsidRPr="00783D35" w:rsidRDefault="00783D35" w:rsidP="00EB5824">
      <w:pPr>
        <w:spacing w:line="360" w:lineRule="auto"/>
        <w:ind w:firstLineChars="200" w:firstLine="480"/>
        <w:rPr>
          <w:sz w:val="24"/>
        </w:rPr>
      </w:pPr>
      <w:r>
        <w:rPr>
          <w:rFonts w:hint="eastAsia"/>
          <w:sz w:val="24"/>
        </w:rPr>
        <w:t>存储初始图结构需要</w:t>
      </w:r>
      <m:oMath>
        <m:sSup>
          <m:sSupPr>
            <m:ctrlPr>
              <w:rPr>
                <w:rFonts w:ascii="Cambria Math" w:hAnsi="Cambria Math"/>
                <w:sz w:val="24"/>
              </w:rPr>
            </m:ctrlPr>
          </m:sSupPr>
          <m:e>
            <m:r>
              <w:rPr>
                <w:rFonts w:ascii="Cambria Math" w:hAnsi="Cambria Math" w:hint="eastAsia"/>
                <w:sz w:val="24"/>
              </w:rPr>
              <m:t>n</m:t>
            </m:r>
          </m:e>
          <m:sup>
            <m:r>
              <w:rPr>
                <w:rFonts w:ascii="Cambria Math" w:hAnsi="Cambria Math"/>
                <w:sz w:val="24"/>
              </w:rPr>
              <m:t>2</m:t>
            </m:r>
          </m:sup>
        </m:sSup>
      </m:oMath>
      <w:r>
        <w:rPr>
          <w:rFonts w:hint="eastAsia"/>
          <w:sz w:val="24"/>
        </w:rPr>
        <w:t>的空间，压缩时</w:t>
      </w:r>
      <w:r w:rsidR="00985498">
        <w:rPr>
          <w:rFonts w:hint="eastAsia"/>
          <w:sz w:val="24"/>
        </w:rPr>
        <w:t>需要</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2</m:t>
            </m:r>
          </m:sup>
        </m:sSup>
      </m:oMath>
      <w:r w:rsidR="00985498">
        <w:rPr>
          <w:rFonts w:hint="eastAsia"/>
          <w:sz w:val="24"/>
        </w:rPr>
        <w:t>条路，但由于</w:t>
      </w:r>
      <m:oMath>
        <m:r>
          <w:rPr>
            <w:rFonts w:ascii="Cambria Math" w:hAnsi="Cambria Math" w:hint="eastAsia"/>
            <w:sz w:val="24"/>
          </w:rPr>
          <m:t>m</m:t>
        </m:r>
      </m:oMath>
      <w:r w:rsidR="00985498">
        <w:rPr>
          <w:rFonts w:hint="eastAsia"/>
          <w:sz w:val="24"/>
        </w:rPr>
        <w:t>远小于</w:t>
      </w:r>
      <m:oMath>
        <m:r>
          <w:rPr>
            <w:rFonts w:ascii="Cambria Math" w:hAnsi="Cambria Math" w:hint="eastAsia"/>
            <w:sz w:val="24"/>
          </w:rPr>
          <m:t>n</m:t>
        </m:r>
      </m:oMath>
      <w:r w:rsidR="00985498">
        <w:rPr>
          <w:rFonts w:hint="eastAsia"/>
          <w:sz w:val="24"/>
        </w:rPr>
        <w:t>，故空间复杂度近似为</w:t>
      </w:r>
      <m:oMath>
        <m:r>
          <w:rPr>
            <w:rFonts w:ascii="Cambria Math" w:hAnsi="Cambria Math" w:hint="eastAsia"/>
            <w:sz w:val="24"/>
          </w:rPr>
          <m:t>O(</m:t>
        </m:r>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r>
          <w:rPr>
            <w:rFonts w:ascii="Cambria Math" w:hAnsi="Cambria Math" w:hint="eastAsia"/>
            <w:sz w:val="24"/>
          </w:rPr>
          <m:t>)</m:t>
        </m:r>
      </m:oMath>
      <w:r w:rsidR="00985498">
        <w:rPr>
          <w:rFonts w:hint="eastAsia"/>
          <w:sz w:val="24"/>
        </w:rPr>
        <w:t>。</w:t>
      </w:r>
    </w:p>
    <w:p w:rsidR="00933B5E" w:rsidRPr="00933B5E" w:rsidRDefault="00933B5E" w:rsidP="007906CC">
      <w:pPr>
        <w:spacing w:line="360" w:lineRule="auto"/>
        <w:ind w:firstLine="420"/>
        <w:rPr>
          <w:sz w:val="24"/>
        </w:rPr>
      </w:pPr>
    </w:p>
    <w:p w:rsidR="00E863FA" w:rsidRDefault="00E863FA" w:rsidP="007906CC">
      <w:pPr>
        <w:spacing w:line="360" w:lineRule="auto"/>
        <w:ind w:firstLine="420"/>
        <w:rPr>
          <w:sz w:val="24"/>
        </w:rPr>
      </w:pPr>
    </w:p>
    <w:p w:rsidR="00A9273C" w:rsidRDefault="00A9273C" w:rsidP="007906CC">
      <w:pPr>
        <w:spacing w:line="360" w:lineRule="auto"/>
        <w:ind w:firstLine="420"/>
        <w:rPr>
          <w:sz w:val="24"/>
        </w:rPr>
      </w:pPr>
    </w:p>
    <w:p w:rsidR="00933B5E" w:rsidRPr="00CF76E2" w:rsidRDefault="00933B5E" w:rsidP="00A9273C">
      <w:pPr>
        <w:pStyle w:val="10"/>
        <w:keepNext w:val="0"/>
        <w:keepLines w:val="0"/>
        <w:pageBreakBefore/>
        <w:ind w:left="0" w:firstLineChars="0" w:firstLine="0"/>
        <w:rPr>
          <w:rFonts w:hAnsi="黑体"/>
          <w:szCs w:val="32"/>
        </w:rPr>
      </w:pPr>
      <w:bookmarkStart w:id="52" w:name="_Toc484106732"/>
      <w:r w:rsidRPr="00CB063E">
        <w:lastRenderedPageBreak/>
        <w:t>第</w:t>
      </w:r>
      <w:r>
        <w:rPr>
          <w:rFonts w:hint="eastAsia"/>
        </w:rPr>
        <w:t>5</w:t>
      </w:r>
      <w:r w:rsidRPr="00CB063E">
        <w:t xml:space="preserve">章  </w:t>
      </w:r>
      <w:r>
        <w:rPr>
          <w:rFonts w:hint="eastAsia"/>
        </w:rPr>
        <w:t>算法</w:t>
      </w:r>
      <w:r w:rsidR="005A3ACE">
        <w:rPr>
          <w:rFonts w:hint="eastAsia"/>
        </w:rPr>
        <w:t>性能</w:t>
      </w:r>
      <w:r>
        <w:rPr>
          <w:rFonts w:hint="eastAsia"/>
        </w:rPr>
        <w:t>测试</w:t>
      </w:r>
      <w:bookmarkEnd w:id="52"/>
    </w:p>
    <w:p w:rsidR="00B55ECD" w:rsidRPr="00BA18C5" w:rsidRDefault="00B55ECD" w:rsidP="00BA18C5">
      <w:pPr>
        <w:pStyle w:val="20"/>
        <w:rPr>
          <w:szCs w:val="28"/>
        </w:rPr>
      </w:pPr>
      <w:bookmarkStart w:id="53" w:name="_Toc484106733"/>
      <w:r w:rsidRPr="00217DA1">
        <w:rPr>
          <w:rStyle w:val="2Char"/>
          <w:rFonts w:ascii="Times New Roman" w:hAnsi="Times New Roman"/>
          <w:b w:val="0"/>
          <w:bCs/>
          <w:sz w:val="28"/>
        </w:rPr>
        <w:t>5.</w:t>
      </w:r>
      <w:r w:rsidR="00296FA5" w:rsidRPr="00217DA1">
        <w:rPr>
          <w:rStyle w:val="2Char"/>
          <w:rFonts w:ascii="Times New Roman" w:hAnsi="Times New Roman"/>
          <w:b w:val="0"/>
          <w:bCs/>
          <w:sz w:val="28"/>
        </w:rPr>
        <w:t>1</w:t>
      </w:r>
      <w:r w:rsidRPr="00217DA1">
        <w:rPr>
          <w:rStyle w:val="2Char"/>
          <w:rFonts w:ascii="Times New Roman" w:hAnsi="Times New Roman"/>
          <w:b w:val="0"/>
          <w:bCs/>
          <w:sz w:val="28"/>
        </w:rPr>
        <w:t xml:space="preserve"> </w:t>
      </w:r>
      <w:r w:rsidRPr="00BA18C5">
        <w:rPr>
          <w:rStyle w:val="2Char"/>
          <w:rFonts w:hint="eastAsia"/>
          <w:b w:val="0"/>
          <w:bCs/>
          <w:sz w:val="28"/>
        </w:rPr>
        <w:t xml:space="preserve"> </w:t>
      </w:r>
      <w:r w:rsidR="005A3ACE">
        <w:rPr>
          <w:rStyle w:val="2Char"/>
          <w:rFonts w:hint="eastAsia"/>
          <w:b w:val="0"/>
          <w:bCs/>
          <w:sz w:val="28"/>
        </w:rPr>
        <w:t>寻路算法的</w:t>
      </w:r>
      <w:r w:rsidRPr="00BA18C5">
        <w:rPr>
          <w:rStyle w:val="2Char"/>
          <w:rFonts w:hint="eastAsia"/>
          <w:b w:val="0"/>
          <w:bCs/>
          <w:sz w:val="28"/>
        </w:rPr>
        <w:t>测试方法</w:t>
      </w:r>
      <w:bookmarkEnd w:id="53"/>
    </w:p>
    <w:p w:rsidR="00AB4C99" w:rsidRDefault="00296FA5" w:rsidP="00EB5824">
      <w:pPr>
        <w:spacing w:line="360" w:lineRule="auto"/>
        <w:ind w:firstLineChars="200" w:firstLine="480"/>
        <w:rPr>
          <w:sz w:val="24"/>
        </w:rPr>
      </w:pPr>
      <w:r>
        <w:rPr>
          <w:rFonts w:hint="eastAsia"/>
          <w:sz w:val="24"/>
        </w:rPr>
        <w:t>本课题将大规模网络拓扑图抽象为</w:t>
      </w:r>
      <w:r>
        <w:rPr>
          <w:rFonts w:hint="eastAsia"/>
          <w:sz w:val="24"/>
        </w:rPr>
        <w:t>topo.csv</w:t>
      </w:r>
      <w:r>
        <w:rPr>
          <w:rFonts w:hint="eastAsia"/>
          <w:sz w:val="24"/>
        </w:rPr>
        <w:t>文件，必经路由信息抽象为</w:t>
      </w:r>
      <w:r>
        <w:rPr>
          <w:rFonts w:hint="eastAsia"/>
          <w:sz w:val="24"/>
        </w:rPr>
        <w:t>demand.csv</w:t>
      </w:r>
      <w:r w:rsidR="00067E2C">
        <w:rPr>
          <w:rFonts w:hint="eastAsia"/>
          <w:sz w:val="24"/>
        </w:rPr>
        <w:t>文件。</w:t>
      </w:r>
      <w:r>
        <w:rPr>
          <w:rFonts w:hint="eastAsia"/>
          <w:sz w:val="24"/>
        </w:rPr>
        <w:t>仿真程序的编程语言为</w:t>
      </w:r>
      <w:r>
        <w:rPr>
          <w:rFonts w:hint="eastAsia"/>
          <w:sz w:val="24"/>
        </w:rPr>
        <w:t>C++</w:t>
      </w:r>
      <w:r>
        <w:rPr>
          <w:rFonts w:hint="eastAsia"/>
          <w:sz w:val="24"/>
        </w:rPr>
        <w:t>，编译环境为</w:t>
      </w:r>
      <w:r>
        <w:rPr>
          <w:rFonts w:hint="eastAsia"/>
          <w:sz w:val="24"/>
        </w:rPr>
        <w:t>VC++6.0</w:t>
      </w:r>
      <w:r>
        <w:rPr>
          <w:rFonts w:hint="eastAsia"/>
          <w:sz w:val="24"/>
        </w:rPr>
        <w:t>。实验环境为</w:t>
      </w:r>
      <w:r>
        <w:rPr>
          <w:rFonts w:hint="eastAsia"/>
          <w:sz w:val="24"/>
        </w:rPr>
        <w:t>windows7 64</w:t>
      </w:r>
      <w:r>
        <w:rPr>
          <w:rFonts w:hint="eastAsia"/>
          <w:sz w:val="24"/>
        </w:rPr>
        <w:t>位系统，</w:t>
      </w:r>
      <w:r>
        <w:rPr>
          <w:rFonts w:hint="eastAsia"/>
          <w:sz w:val="24"/>
        </w:rPr>
        <w:t>2.60GHz</w:t>
      </w:r>
      <w:r>
        <w:rPr>
          <w:rFonts w:hint="eastAsia"/>
          <w:sz w:val="24"/>
        </w:rPr>
        <w:t>，</w:t>
      </w:r>
      <w:r>
        <w:rPr>
          <w:rFonts w:hint="eastAsia"/>
          <w:sz w:val="24"/>
        </w:rPr>
        <w:t>i5-3230MCPU</w:t>
      </w:r>
      <w:r>
        <w:rPr>
          <w:rFonts w:hint="eastAsia"/>
          <w:sz w:val="24"/>
        </w:rPr>
        <w:t>，</w:t>
      </w:r>
      <w:r>
        <w:rPr>
          <w:rFonts w:hint="eastAsia"/>
          <w:sz w:val="24"/>
        </w:rPr>
        <w:t>4GB</w:t>
      </w:r>
      <w:r>
        <w:rPr>
          <w:rFonts w:hint="eastAsia"/>
          <w:sz w:val="24"/>
        </w:rPr>
        <w:t>内存。</w:t>
      </w:r>
    </w:p>
    <w:p w:rsidR="00AB4C99" w:rsidRPr="007F7B1F" w:rsidRDefault="00AB4C99" w:rsidP="00EB5824">
      <w:pPr>
        <w:pStyle w:val="22"/>
        <w:rPr>
          <w:rFonts w:ascii="Times New Roman"/>
        </w:rPr>
      </w:pPr>
      <w:r w:rsidRPr="007F7B1F">
        <w:rPr>
          <w:rFonts w:ascii="Times New Roman" w:hint="eastAsia"/>
        </w:rPr>
        <w:t>以两个</w:t>
      </w:r>
      <w:r w:rsidRPr="007F7B1F">
        <w:rPr>
          <w:rFonts w:ascii="Times New Roman" w:hint="eastAsia"/>
        </w:rPr>
        <w:t>.csv</w:t>
      </w:r>
      <w:r w:rsidRPr="007F7B1F">
        <w:rPr>
          <w:rFonts w:ascii="Times New Roman" w:hint="eastAsia"/>
        </w:rPr>
        <w:t>文件（</w:t>
      </w:r>
      <w:r w:rsidRPr="007F7B1F">
        <w:rPr>
          <w:rFonts w:ascii="Times New Roman" w:hint="eastAsia"/>
        </w:rPr>
        <w:t>csv</w:t>
      </w:r>
      <w:r w:rsidRPr="007F7B1F">
        <w:rPr>
          <w:rFonts w:ascii="Times New Roman" w:hint="eastAsia"/>
        </w:rPr>
        <w:t>是以逗号为分隔符的文本文件）给出输入数据，一个为图的数据</w:t>
      </w:r>
      <w:r w:rsidRPr="007F7B1F">
        <w:rPr>
          <w:rFonts w:ascii="Times New Roman" w:hint="eastAsia"/>
        </w:rPr>
        <w:t>(G)</w:t>
      </w:r>
      <w:r w:rsidRPr="007F7B1F">
        <w:rPr>
          <w:rFonts w:ascii="Times New Roman" w:hint="eastAsia"/>
        </w:rPr>
        <w:t>，一个为需要计算的路径信息</w:t>
      </w:r>
      <m:oMath>
        <m:r>
          <w:rPr>
            <w:rFonts w:ascii="Cambria Math" w:hAnsi="Cambria Math" w:hint="eastAsia"/>
          </w:rPr>
          <m:t>(s,t,</m:t>
        </m:r>
        <m:sSup>
          <m:sSupPr>
            <m:ctrlPr>
              <w:rPr>
                <w:rFonts w:ascii="Cambria Math" w:hAnsi="Cambria Math"/>
              </w:rPr>
            </m:ctrlPr>
          </m:sSupPr>
          <m:e>
            <m:r>
              <w:rPr>
                <w:rFonts w:ascii="Cambria Math" w:hAnsi="Cambria Math"/>
              </w:rPr>
              <m:t>V</m:t>
            </m:r>
          </m:e>
          <m:sup>
            <m:r>
              <w:rPr>
                <w:rFonts w:ascii="Cambria Math" w:hAnsi="Cambria Math"/>
              </w:rPr>
              <m:t>'</m:t>
            </m:r>
          </m:sup>
        </m:sSup>
        <m:r>
          <w:rPr>
            <w:rFonts w:ascii="Cambria Math" w:hAnsi="Cambria Math" w:hint="eastAsia"/>
          </w:rPr>
          <m:t>,</m:t>
        </m:r>
        <m:sSup>
          <m:sSupPr>
            <m:ctrlPr>
              <w:rPr>
                <w:rFonts w:ascii="Cambria Math" w:hAnsi="Cambria Math"/>
              </w:rPr>
            </m:ctrlPr>
          </m:sSupPr>
          <m:e>
            <m:r>
              <w:rPr>
                <w:rFonts w:ascii="Cambria Math" w:hAnsi="Cambria Math"/>
              </w:rPr>
              <m:t>V</m:t>
            </m:r>
          </m:e>
          <m:sup>
            <m:r>
              <w:rPr>
                <w:rFonts w:ascii="Cambria Math" w:hAnsi="Cambria Math"/>
              </w:rPr>
              <m:t>''</m:t>
            </m:r>
          </m:sup>
        </m:sSup>
        <m:r>
          <w:rPr>
            <w:rFonts w:ascii="Cambria Math" w:hAnsi="Cambria Math" w:hint="eastAsia"/>
          </w:rPr>
          <m:t>)</m:t>
        </m:r>
      </m:oMath>
      <w:r w:rsidRPr="007F7B1F">
        <w:rPr>
          <w:rFonts w:ascii="Times New Roman" w:hint="eastAsia"/>
        </w:rPr>
        <w:t>。文件每行以换行符（</w:t>
      </w:r>
      <w:r w:rsidRPr="007F7B1F">
        <w:rPr>
          <w:rFonts w:ascii="Times New Roman" w:hint="eastAsia"/>
        </w:rPr>
        <w:t>ASCII</w:t>
      </w:r>
      <w:r w:rsidRPr="007F7B1F">
        <w:rPr>
          <w:rFonts w:ascii="Times New Roman" w:hint="eastAsia"/>
        </w:rPr>
        <w:t>’</w:t>
      </w:r>
      <w:r w:rsidRPr="007F7B1F">
        <w:rPr>
          <w:rFonts w:ascii="Times New Roman" w:hint="eastAsia"/>
        </w:rPr>
        <w:t>\n</w:t>
      </w:r>
      <w:r w:rsidRPr="007F7B1F">
        <w:rPr>
          <w:rFonts w:ascii="Times New Roman" w:hint="eastAsia"/>
        </w:rPr>
        <w:t>’即</w:t>
      </w:r>
      <w:r w:rsidRPr="007F7B1F">
        <w:rPr>
          <w:rFonts w:ascii="Times New Roman" w:hint="eastAsia"/>
        </w:rPr>
        <w:t>0x0a</w:t>
      </w:r>
      <w:r w:rsidRPr="007F7B1F">
        <w:rPr>
          <w:rFonts w:ascii="Times New Roman" w:hint="eastAsia"/>
        </w:rPr>
        <w:t>）为结尾。</w:t>
      </w:r>
    </w:p>
    <w:p w:rsidR="00AB4C99" w:rsidRPr="007F7B1F" w:rsidRDefault="00360249" w:rsidP="00AB4C99">
      <w:pPr>
        <w:pStyle w:val="22"/>
        <w:rPr>
          <w:rFonts w:ascii="Times New Roman"/>
        </w:rPr>
      </w:pPr>
      <w:r>
        <w:rPr>
          <w:rFonts w:ascii="Times New Roman" w:hint="eastAsia"/>
        </w:rPr>
        <w:t>（</w:t>
      </w:r>
      <w:r w:rsidR="00AB4C99" w:rsidRPr="007F7B1F">
        <w:rPr>
          <w:rFonts w:ascii="Times New Roman" w:hint="eastAsia"/>
        </w:rPr>
        <w:t>1</w:t>
      </w:r>
      <w:r w:rsidR="00AB4C99" w:rsidRPr="007F7B1F">
        <w:rPr>
          <w:rFonts w:ascii="Times New Roman" w:hint="eastAsia"/>
        </w:rPr>
        <w:t>）图的数据中，每一行包含如下的信息：</w:t>
      </w:r>
    </w:p>
    <w:p w:rsidR="00AB4C99" w:rsidRPr="007F7B1F" w:rsidRDefault="00AB4C99" w:rsidP="00AB4C99">
      <w:pPr>
        <w:pStyle w:val="22"/>
        <w:rPr>
          <w:rFonts w:ascii="Times New Roman"/>
        </w:rPr>
      </w:pPr>
      <w:r w:rsidRPr="007F7B1F">
        <w:rPr>
          <w:rFonts w:ascii="Times New Roman"/>
        </w:rPr>
        <w:t>LinkID</w:t>
      </w:r>
      <w:r w:rsidR="00730759">
        <w:rPr>
          <w:rFonts w:ascii="Times New Roman" w:hint="eastAsia"/>
        </w:rPr>
        <w:t>，</w:t>
      </w:r>
      <w:r w:rsidRPr="007F7B1F">
        <w:rPr>
          <w:rFonts w:ascii="Times New Roman"/>
        </w:rPr>
        <w:t>SourceID</w:t>
      </w:r>
      <w:r w:rsidR="00730759">
        <w:rPr>
          <w:rFonts w:ascii="Times New Roman" w:hint="eastAsia"/>
        </w:rPr>
        <w:t>，</w:t>
      </w:r>
      <w:r w:rsidR="00730759">
        <w:rPr>
          <w:rFonts w:ascii="Times New Roman"/>
        </w:rPr>
        <w:t>DestinationID</w:t>
      </w:r>
      <w:r w:rsidR="00730759">
        <w:rPr>
          <w:rFonts w:ascii="Times New Roman" w:hint="eastAsia"/>
        </w:rPr>
        <w:t>，</w:t>
      </w:r>
      <w:r w:rsidRPr="007F7B1F">
        <w:rPr>
          <w:rFonts w:ascii="Times New Roman"/>
        </w:rPr>
        <w:t>Cost</w:t>
      </w:r>
    </w:p>
    <w:p w:rsidR="00AB4C99" w:rsidRPr="007F7B1F" w:rsidRDefault="00AB4C99" w:rsidP="00AB4C99">
      <w:pPr>
        <w:pStyle w:val="22"/>
        <w:rPr>
          <w:rFonts w:ascii="Times New Roman"/>
        </w:rPr>
      </w:pPr>
      <w:r w:rsidRPr="007F7B1F">
        <w:rPr>
          <w:rFonts w:ascii="Times New Roman" w:hint="eastAsia"/>
        </w:rPr>
        <w:t>其中，</w:t>
      </w:r>
      <w:r w:rsidRPr="007F7B1F">
        <w:rPr>
          <w:rFonts w:ascii="Times New Roman" w:hint="eastAsia"/>
        </w:rPr>
        <w:t>LinkID</w:t>
      </w:r>
      <w:r w:rsidRPr="007F7B1F">
        <w:rPr>
          <w:rFonts w:ascii="Times New Roman" w:hint="eastAsia"/>
        </w:rPr>
        <w:t>为该有向边的索引，</w:t>
      </w:r>
      <w:r w:rsidRPr="007F7B1F">
        <w:rPr>
          <w:rFonts w:ascii="Times New Roman" w:hint="eastAsia"/>
        </w:rPr>
        <w:t>SourceID</w:t>
      </w:r>
      <w:r w:rsidRPr="007F7B1F">
        <w:rPr>
          <w:rFonts w:ascii="Times New Roman" w:hint="eastAsia"/>
        </w:rPr>
        <w:t>为该有向边的起始顶点的索引，</w:t>
      </w:r>
      <w:r w:rsidRPr="007F7B1F">
        <w:rPr>
          <w:rFonts w:ascii="Times New Roman" w:hint="eastAsia"/>
        </w:rPr>
        <w:t>DestinationID</w:t>
      </w:r>
      <w:r w:rsidRPr="007F7B1F">
        <w:rPr>
          <w:rFonts w:ascii="Times New Roman" w:hint="eastAsia"/>
        </w:rPr>
        <w:t>为该有向边的终止顶点的索引，</w:t>
      </w:r>
      <w:r w:rsidRPr="007F7B1F">
        <w:rPr>
          <w:rFonts w:ascii="Times New Roman" w:hint="eastAsia"/>
        </w:rPr>
        <w:t>Cost</w:t>
      </w:r>
      <w:r w:rsidRPr="007F7B1F">
        <w:rPr>
          <w:rFonts w:ascii="Times New Roman" w:hint="eastAsia"/>
        </w:rPr>
        <w:t>为该有向边的权重。顶点与有向边的索引均从</w:t>
      </w:r>
      <w:r w:rsidRPr="007F7B1F">
        <w:rPr>
          <w:rFonts w:ascii="Times New Roman" w:hint="eastAsia"/>
        </w:rPr>
        <w:t>0</w:t>
      </w:r>
      <w:r w:rsidRPr="007F7B1F">
        <w:rPr>
          <w:rFonts w:ascii="Times New Roman" w:hint="eastAsia"/>
        </w:rPr>
        <w:t>开始编号</w:t>
      </w:r>
      <w:r w:rsidRPr="007F7B1F">
        <w:rPr>
          <w:rFonts w:ascii="Times New Roman" w:hint="eastAsia"/>
        </w:rPr>
        <w:t>(</w:t>
      </w:r>
      <w:r w:rsidRPr="007F7B1F">
        <w:rPr>
          <w:rFonts w:ascii="Times New Roman" w:hint="eastAsia"/>
        </w:rPr>
        <w:t>不一定连续，但用例保证索引不重复</w:t>
      </w:r>
      <w:r w:rsidRPr="007F7B1F">
        <w:rPr>
          <w:rFonts w:ascii="Times New Roman" w:hint="eastAsia"/>
        </w:rPr>
        <w:t>)</w:t>
      </w:r>
      <w:r w:rsidRPr="007F7B1F">
        <w:rPr>
          <w:rFonts w:ascii="Times New Roman" w:hint="eastAsia"/>
        </w:rPr>
        <w:t>，顶点索引范围在</w:t>
      </w:r>
      <w:r w:rsidRPr="007F7B1F">
        <w:rPr>
          <w:rFonts w:ascii="Times New Roman" w:hint="eastAsia"/>
        </w:rPr>
        <w:t>[0</w:t>
      </w:r>
      <w:r w:rsidRPr="007F7B1F">
        <w:rPr>
          <w:rFonts w:ascii="Times New Roman" w:hint="eastAsia"/>
        </w:rPr>
        <w:t>，</w:t>
      </w:r>
      <w:r w:rsidRPr="007F7B1F">
        <w:rPr>
          <w:rFonts w:ascii="Times New Roman" w:hint="eastAsia"/>
        </w:rPr>
        <w:t>2000)</w:t>
      </w:r>
      <w:r w:rsidRPr="007F7B1F">
        <w:rPr>
          <w:rFonts w:ascii="Times New Roman" w:hint="eastAsia"/>
        </w:rPr>
        <w:t>，有向边索引范围在</w:t>
      </w:r>
      <w:r w:rsidRPr="007F7B1F">
        <w:rPr>
          <w:rFonts w:ascii="Times New Roman" w:hint="eastAsia"/>
        </w:rPr>
        <w:t>[0</w:t>
      </w:r>
      <w:r w:rsidRPr="007F7B1F">
        <w:rPr>
          <w:rFonts w:ascii="Times New Roman" w:hint="eastAsia"/>
        </w:rPr>
        <w:t>，</w:t>
      </w:r>
      <w:r w:rsidRPr="007F7B1F">
        <w:rPr>
          <w:rFonts w:ascii="Times New Roman" w:hint="eastAsia"/>
        </w:rPr>
        <w:t>40000)</w:t>
      </w:r>
      <w:r w:rsidRPr="007F7B1F">
        <w:rPr>
          <w:rFonts w:ascii="Times New Roman" w:hint="eastAsia"/>
        </w:rPr>
        <w:t>。</w:t>
      </w:r>
    </w:p>
    <w:p w:rsidR="00AB4C99" w:rsidRPr="007F7B1F" w:rsidRDefault="00360249" w:rsidP="00AB4C99">
      <w:pPr>
        <w:pStyle w:val="22"/>
        <w:rPr>
          <w:rFonts w:ascii="Times New Roman"/>
        </w:rPr>
      </w:pPr>
      <w:r>
        <w:rPr>
          <w:rFonts w:ascii="Times New Roman" w:hint="eastAsia"/>
        </w:rPr>
        <w:t>（</w:t>
      </w:r>
      <w:r w:rsidR="00AB4C99" w:rsidRPr="007F7B1F">
        <w:rPr>
          <w:rFonts w:ascii="Times New Roman" w:hint="eastAsia"/>
        </w:rPr>
        <w:t>2</w:t>
      </w:r>
      <w:r w:rsidR="00AB4C99" w:rsidRPr="007F7B1F">
        <w:rPr>
          <w:rFonts w:ascii="Times New Roman" w:hint="eastAsia"/>
        </w:rPr>
        <w:t>）路径信息中，只有一行如下数据：</w:t>
      </w:r>
    </w:p>
    <w:p w:rsidR="00AB4C99" w:rsidRPr="007F7B1F" w:rsidRDefault="00730759" w:rsidP="00AB4C99">
      <w:pPr>
        <w:pStyle w:val="22"/>
        <w:rPr>
          <w:rFonts w:ascii="Times New Roman"/>
        </w:rPr>
      </w:pPr>
      <w:r>
        <w:rPr>
          <w:rFonts w:ascii="Times New Roman"/>
        </w:rPr>
        <w:t>DemandID</w:t>
      </w:r>
      <w:r>
        <w:rPr>
          <w:rFonts w:ascii="Times New Roman" w:hint="eastAsia"/>
        </w:rPr>
        <w:t>，</w:t>
      </w:r>
      <w:r>
        <w:rPr>
          <w:rFonts w:ascii="Times New Roman"/>
        </w:rPr>
        <w:t>SourceID</w:t>
      </w:r>
      <w:r>
        <w:rPr>
          <w:rFonts w:ascii="Times New Roman" w:hint="eastAsia"/>
        </w:rPr>
        <w:t>，</w:t>
      </w:r>
      <w:r>
        <w:rPr>
          <w:rFonts w:ascii="Times New Roman"/>
        </w:rPr>
        <w:t>DestinationID</w:t>
      </w:r>
      <w:r>
        <w:rPr>
          <w:rFonts w:ascii="Times New Roman" w:hint="eastAsia"/>
        </w:rPr>
        <w:t>，</w:t>
      </w:r>
      <w:r w:rsidR="00AB4C99" w:rsidRPr="007F7B1F">
        <w:rPr>
          <w:rFonts w:ascii="Times New Roman"/>
        </w:rPr>
        <w:t>IncludingSet</w:t>
      </w:r>
    </w:p>
    <w:p w:rsidR="00AB4C99" w:rsidRPr="007F7B1F" w:rsidRDefault="00AB4C99" w:rsidP="00AB4C99">
      <w:pPr>
        <w:pStyle w:val="22"/>
        <w:rPr>
          <w:rFonts w:ascii="Times New Roman"/>
        </w:rPr>
      </w:pPr>
      <w:r w:rsidRPr="007F7B1F">
        <w:rPr>
          <w:rFonts w:ascii="Times New Roman" w:hint="eastAsia"/>
        </w:rPr>
        <w:t>其中，</w:t>
      </w:r>
      <w:r w:rsidRPr="007F7B1F">
        <w:rPr>
          <w:rFonts w:ascii="Times New Roman" w:hint="eastAsia"/>
        </w:rPr>
        <w:t>DemandID</w:t>
      </w:r>
      <w:r w:rsidRPr="007F7B1F">
        <w:rPr>
          <w:rFonts w:ascii="Times New Roman" w:hint="eastAsia"/>
        </w:rPr>
        <w:t>里面第一行为</w:t>
      </w:r>
      <w:r w:rsidRPr="007F7B1F">
        <w:rPr>
          <w:rFonts w:ascii="Times New Roman" w:hint="eastAsia"/>
        </w:rPr>
        <w:t>1</w:t>
      </w:r>
      <w:r w:rsidRPr="007F7B1F">
        <w:rPr>
          <w:rFonts w:ascii="Times New Roman" w:hint="eastAsia"/>
        </w:rPr>
        <w:t>，第二行为</w:t>
      </w:r>
      <w:r w:rsidRPr="007F7B1F">
        <w:rPr>
          <w:rFonts w:ascii="Times New Roman" w:hint="eastAsia"/>
        </w:rPr>
        <w:t>2</w:t>
      </w:r>
      <w:r w:rsidRPr="007F7B1F">
        <w:rPr>
          <w:rFonts w:ascii="Times New Roman" w:hint="eastAsia"/>
        </w:rPr>
        <w:t>，表示路径索引，</w:t>
      </w:r>
      <w:r w:rsidRPr="007F7B1F">
        <w:rPr>
          <w:rFonts w:ascii="Times New Roman" w:hint="eastAsia"/>
        </w:rPr>
        <w:t>1</w:t>
      </w:r>
      <w:r w:rsidRPr="007F7B1F">
        <w:rPr>
          <w:rFonts w:ascii="Times New Roman" w:hint="eastAsia"/>
        </w:rPr>
        <w:t>表示</w:t>
      </w:r>
      <m:oMath>
        <m:sSup>
          <m:sSupPr>
            <m:ctrlPr>
              <w:rPr>
                <w:rFonts w:ascii="Cambria Math" w:hAnsi="Cambria Math"/>
              </w:rPr>
            </m:ctrlPr>
          </m:sSupPr>
          <m:e>
            <m:r>
              <w:rPr>
                <w:rFonts w:ascii="Cambria Math" w:hAnsi="Cambria Math"/>
              </w:rPr>
              <m:t>P</m:t>
            </m:r>
          </m:e>
          <m:sup>
            <m:r>
              <w:rPr>
                <w:rFonts w:ascii="Cambria Math" w:hAnsi="Cambria Math"/>
              </w:rPr>
              <m:t>'</m:t>
            </m:r>
          </m:sup>
        </m:sSup>
      </m:oMath>
      <w:r w:rsidRPr="007F7B1F">
        <w:rPr>
          <w:rFonts w:ascii="Times New Roman" w:hint="eastAsia"/>
        </w:rPr>
        <w:t>，</w:t>
      </w:r>
      <w:r w:rsidRPr="007F7B1F">
        <w:rPr>
          <w:rFonts w:ascii="Times New Roman" w:hint="eastAsia"/>
        </w:rPr>
        <w:t>2</w:t>
      </w:r>
      <w:r w:rsidRPr="007F7B1F">
        <w:rPr>
          <w:rFonts w:ascii="Times New Roman" w:hint="eastAsia"/>
        </w:rPr>
        <w:t>表示</w:t>
      </w:r>
      <m:oMath>
        <m:sSup>
          <m:sSupPr>
            <m:ctrlPr>
              <w:rPr>
                <w:rFonts w:ascii="Cambria Math" w:hAnsi="Cambria Math"/>
              </w:rPr>
            </m:ctrlPr>
          </m:sSupPr>
          <m:e>
            <m:r>
              <w:rPr>
                <w:rFonts w:ascii="Cambria Math" w:hAnsi="Cambria Math"/>
              </w:rPr>
              <m:t>P</m:t>
            </m:r>
          </m:e>
          <m:sup>
            <m:r>
              <w:rPr>
                <w:rFonts w:ascii="Cambria Math" w:hAnsi="Cambria Math"/>
              </w:rPr>
              <m:t>''</m:t>
            </m:r>
          </m:sup>
        </m:sSup>
      </m:oMath>
      <w:r w:rsidRPr="007F7B1F">
        <w:rPr>
          <w:rFonts w:ascii="Times New Roman" w:hint="eastAsia"/>
        </w:rPr>
        <w:t>，</w:t>
      </w:r>
      <w:r w:rsidRPr="007F7B1F">
        <w:rPr>
          <w:rFonts w:ascii="Times New Roman" w:hint="eastAsia"/>
        </w:rPr>
        <w:t>SourceID</w:t>
      </w:r>
      <w:r w:rsidRPr="007F7B1F">
        <w:rPr>
          <w:rFonts w:ascii="Times New Roman" w:hint="eastAsia"/>
        </w:rPr>
        <w:t>为起始顶点</w:t>
      </w:r>
      <m:oMath>
        <m:r>
          <w:rPr>
            <w:rFonts w:ascii="Cambria Math" w:hAnsi="Cambria Math" w:hint="eastAsia"/>
          </w:rPr>
          <m:t>s</m:t>
        </m:r>
      </m:oMath>
      <w:r w:rsidRPr="007F7B1F">
        <w:rPr>
          <w:rFonts w:ascii="Times New Roman" w:hint="eastAsia"/>
        </w:rPr>
        <w:t>的索引，</w:t>
      </w:r>
      <w:r w:rsidRPr="007F7B1F">
        <w:rPr>
          <w:rFonts w:ascii="Times New Roman" w:hint="eastAsia"/>
        </w:rPr>
        <w:t>DestinationID</w:t>
      </w:r>
      <w:r w:rsidRPr="007F7B1F">
        <w:rPr>
          <w:rFonts w:ascii="Times New Roman" w:hint="eastAsia"/>
        </w:rPr>
        <w:t>为终止顶点</w:t>
      </w:r>
      <m:oMath>
        <m:r>
          <w:rPr>
            <w:rFonts w:ascii="Cambria Math" w:hAnsi="Cambria Math" w:hint="eastAsia"/>
          </w:rPr>
          <m:t>t</m:t>
        </m:r>
      </m:oMath>
      <w:r w:rsidRPr="007F7B1F">
        <w:rPr>
          <w:rFonts w:ascii="Times New Roman" w:hint="eastAsia"/>
        </w:rPr>
        <w:t>的索引，</w:t>
      </w:r>
      <w:r w:rsidRPr="007F7B1F">
        <w:rPr>
          <w:rFonts w:ascii="Times New Roman" w:hint="eastAsia"/>
        </w:rPr>
        <w:t>IncludingSet</w:t>
      </w:r>
      <w:r w:rsidRPr="007F7B1F">
        <w:rPr>
          <w:rFonts w:ascii="Times New Roman" w:hint="eastAsia"/>
        </w:rPr>
        <w:t>表示必须经过的顶点集合</w:t>
      </w:r>
      <m:oMath>
        <m:sSup>
          <m:sSupPr>
            <m:ctrlPr>
              <w:rPr>
                <w:rFonts w:ascii="Cambria Math" w:hAnsi="Cambria Math"/>
              </w:rPr>
            </m:ctrlPr>
          </m:sSupPr>
          <m:e>
            <m:r>
              <w:rPr>
                <w:rFonts w:ascii="Cambria Math" w:hAnsi="Cambria Math"/>
              </w:rPr>
              <m:t>V</m:t>
            </m:r>
          </m:e>
          <m:sup>
            <m:r>
              <w:rPr>
                <w:rFonts w:ascii="Cambria Math" w:hAnsi="Cambria Math"/>
              </w:rPr>
              <m:t>'</m:t>
            </m:r>
          </m:sup>
        </m:sSup>
      </m:oMath>
      <w:r w:rsidRPr="007F7B1F">
        <w:rPr>
          <w:rFonts w:ascii="Times New Roman" w:hint="eastAsia"/>
        </w:rPr>
        <w:t>或</w:t>
      </w:r>
      <m:oMath>
        <m:sSup>
          <m:sSupPr>
            <m:ctrlPr>
              <w:rPr>
                <w:rFonts w:ascii="Cambria Math" w:hAnsi="Cambria Math"/>
              </w:rPr>
            </m:ctrlPr>
          </m:sSupPr>
          <m:e>
            <m:r>
              <w:rPr>
                <w:rFonts w:ascii="Cambria Math" w:hAnsi="Cambria Math"/>
              </w:rPr>
              <m:t>V</m:t>
            </m:r>
          </m:e>
          <m:sup>
            <m:r>
              <w:rPr>
                <w:rFonts w:ascii="Cambria Math" w:hAnsi="Cambria Math"/>
              </w:rPr>
              <m:t>''</m:t>
            </m:r>
          </m:sup>
        </m:sSup>
      </m:oMath>
      <w:r w:rsidRPr="007F7B1F">
        <w:rPr>
          <w:rFonts w:ascii="Times New Roman" w:hint="eastAsia"/>
        </w:rPr>
        <w:t>，其中不同的顶点索引之间用“</w:t>
      </w:r>
      <w:r w:rsidRPr="007F7B1F">
        <w:rPr>
          <w:rFonts w:ascii="Times New Roman" w:hint="eastAsia"/>
        </w:rPr>
        <w:t xml:space="preserve"> | </w:t>
      </w:r>
      <w:r w:rsidRPr="007F7B1F">
        <w:rPr>
          <w:rFonts w:ascii="Times New Roman" w:hint="eastAsia"/>
        </w:rPr>
        <w:t>”分割</w:t>
      </w:r>
      <w:r>
        <w:rPr>
          <w:rFonts w:ascii="Times New Roman" w:hint="eastAsia"/>
        </w:rPr>
        <w:t>。</w:t>
      </w:r>
    </w:p>
    <w:p w:rsidR="00AB4C99" w:rsidRPr="007F7B1F" w:rsidRDefault="00AB4C99" w:rsidP="00AB4C99">
      <w:pPr>
        <w:pStyle w:val="22"/>
        <w:rPr>
          <w:rFonts w:ascii="Times New Roman"/>
        </w:rPr>
      </w:pPr>
      <w:r w:rsidRPr="007F7B1F">
        <w:rPr>
          <w:rFonts w:ascii="Times New Roman" w:hint="eastAsia"/>
        </w:rPr>
        <w:t>输出文件同样为一个</w:t>
      </w:r>
      <w:r w:rsidRPr="007F7B1F">
        <w:rPr>
          <w:rFonts w:ascii="Times New Roman" w:hint="eastAsia"/>
        </w:rPr>
        <w:t xml:space="preserve">.csv </w:t>
      </w:r>
      <w:r w:rsidRPr="007F7B1F">
        <w:rPr>
          <w:rFonts w:ascii="Times New Roman" w:hint="eastAsia"/>
        </w:rPr>
        <w:t>文件。</w:t>
      </w:r>
    </w:p>
    <w:p w:rsidR="00AB4C99" w:rsidRPr="007F7B1F" w:rsidRDefault="00360249" w:rsidP="00AB4C99">
      <w:pPr>
        <w:pStyle w:val="22"/>
        <w:rPr>
          <w:rFonts w:ascii="Times New Roman"/>
        </w:rPr>
      </w:pPr>
      <w:r>
        <w:rPr>
          <w:rFonts w:ascii="Times New Roman" w:hint="eastAsia"/>
        </w:rPr>
        <w:t>（</w:t>
      </w:r>
      <w:r w:rsidR="00AB4C99" w:rsidRPr="007F7B1F">
        <w:rPr>
          <w:rFonts w:ascii="Times New Roman" w:hint="eastAsia"/>
        </w:rPr>
        <w:t>1</w:t>
      </w:r>
      <w:r w:rsidR="00AB4C99" w:rsidRPr="007F7B1F">
        <w:rPr>
          <w:rFonts w:ascii="Times New Roman" w:hint="eastAsia"/>
        </w:rPr>
        <w:t>）如果该测试用例存在满足要求的有向路径</w:t>
      </w:r>
      <m:oMath>
        <m:sSup>
          <m:sSupPr>
            <m:ctrlPr>
              <w:rPr>
                <w:rFonts w:ascii="Cambria Math" w:hAnsi="Cambria Math"/>
              </w:rPr>
            </m:ctrlPr>
          </m:sSupPr>
          <m:e>
            <m:r>
              <w:rPr>
                <w:rFonts w:ascii="Cambria Math" w:hAnsi="Cambria Math"/>
              </w:rPr>
              <m:t>P</m:t>
            </m:r>
          </m:e>
          <m:sup>
            <m:r>
              <w:rPr>
                <w:rFonts w:ascii="Cambria Math" w:hAnsi="Cambria Math"/>
              </w:rPr>
              <m:t>'</m:t>
            </m:r>
          </m:sup>
        </m:sSup>
      </m:oMath>
      <w:r w:rsidR="00AB4C99" w:rsidRPr="007F7B1F">
        <w:rPr>
          <w:rFonts w:ascii="Times New Roman" w:hint="eastAsia"/>
        </w:rPr>
        <w:t>和</w:t>
      </w:r>
      <m:oMath>
        <m:sSup>
          <m:sSupPr>
            <m:ctrlPr>
              <w:rPr>
                <w:rFonts w:ascii="Cambria Math" w:hAnsi="Cambria Math"/>
              </w:rPr>
            </m:ctrlPr>
          </m:sSupPr>
          <m:e>
            <m:r>
              <w:rPr>
                <w:rFonts w:ascii="Cambria Math" w:hAnsi="Cambria Math"/>
              </w:rPr>
              <m:t>P</m:t>
            </m:r>
          </m:e>
          <m:sup>
            <m:r>
              <w:rPr>
                <w:rFonts w:ascii="Cambria Math" w:hAnsi="Cambria Math"/>
              </w:rPr>
              <m:t>''</m:t>
            </m:r>
          </m:sup>
        </m:sSup>
      </m:oMath>
      <w:r w:rsidR="00AB4C99" w:rsidRPr="007F7B1F">
        <w:rPr>
          <w:rFonts w:ascii="Times New Roman" w:hint="eastAsia"/>
        </w:rPr>
        <w:t>，则输出两行信息，第一行按</w:t>
      </w:r>
      <m:oMath>
        <m:sSup>
          <m:sSupPr>
            <m:ctrlPr>
              <w:rPr>
                <w:rFonts w:ascii="Cambria Math" w:hAnsi="Cambria Math"/>
              </w:rPr>
            </m:ctrlPr>
          </m:sSupPr>
          <m:e>
            <m:r>
              <w:rPr>
                <w:rFonts w:ascii="Cambria Math" w:hAnsi="Cambria Math"/>
              </w:rPr>
              <m:t>P</m:t>
            </m:r>
          </m:e>
          <m:sup>
            <m:r>
              <w:rPr>
                <w:rFonts w:ascii="Cambria Math" w:hAnsi="Cambria Math"/>
              </w:rPr>
              <m:t>'</m:t>
            </m:r>
          </m:sup>
        </m:sSup>
      </m:oMath>
      <w:r w:rsidR="00AB4C99" w:rsidRPr="007F7B1F">
        <w:rPr>
          <w:rFonts w:ascii="Times New Roman" w:hint="eastAsia"/>
        </w:rPr>
        <w:t>经过的有向边顺序，依次输出有向边的索引，索引之间用“</w:t>
      </w:r>
      <w:r w:rsidR="00AB4C99" w:rsidRPr="007F7B1F">
        <w:rPr>
          <w:rFonts w:ascii="Times New Roman" w:hint="eastAsia"/>
        </w:rPr>
        <w:t xml:space="preserve"> | </w:t>
      </w:r>
      <w:r w:rsidR="00AB4C99" w:rsidRPr="007F7B1F">
        <w:rPr>
          <w:rFonts w:ascii="Times New Roman" w:hint="eastAsia"/>
        </w:rPr>
        <w:t>”分割；第二行按</w:t>
      </w:r>
      <m:oMath>
        <m:sSup>
          <m:sSupPr>
            <m:ctrlPr>
              <w:rPr>
                <w:rFonts w:ascii="Cambria Math" w:hAnsi="Cambria Math"/>
              </w:rPr>
            </m:ctrlPr>
          </m:sSupPr>
          <m:e>
            <m:r>
              <w:rPr>
                <w:rFonts w:ascii="Cambria Math" w:hAnsi="Cambria Math"/>
              </w:rPr>
              <m:t>P</m:t>
            </m:r>
          </m:e>
          <m:sup>
            <m:r>
              <w:rPr>
                <w:rFonts w:ascii="Cambria Math" w:hAnsi="Cambria Math"/>
              </w:rPr>
              <m:t>''</m:t>
            </m:r>
          </m:sup>
        </m:sSup>
      </m:oMath>
      <w:r w:rsidR="00AB4C99" w:rsidRPr="007F7B1F">
        <w:rPr>
          <w:rFonts w:ascii="Times New Roman" w:hint="eastAsia"/>
        </w:rPr>
        <w:t>经过的有向边顺序依次输出有向边的索引，索引之间用“</w:t>
      </w:r>
      <w:r w:rsidR="00AB4C99" w:rsidRPr="007F7B1F">
        <w:rPr>
          <w:rFonts w:ascii="Times New Roman" w:hint="eastAsia"/>
        </w:rPr>
        <w:t xml:space="preserve"> | </w:t>
      </w:r>
      <w:r w:rsidR="00AB4C99" w:rsidRPr="007F7B1F">
        <w:rPr>
          <w:rFonts w:ascii="Times New Roman" w:hint="eastAsia"/>
        </w:rPr>
        <w:t>”分割；</w:t>
      </w:r>
    </w:p>
    <w:p w:rsidR="00AB4C99" w:rsidRPr="007F7B1F" w:rsidRDefault="00360249" w:rsidP="00AB4C99">
      <w:pPr>
        <w:pStyle w:val="22"/>
        <w:rPr>
          <w:rFonts w:ascii="Times New Roman"/>
        </w:rPr>
      </w:pPr>
      <w:r>
        <w:rPr>
          <w:rFonts w:ascii="Times New Roman" w:hint="eastAsia"/>
        </w:rPr>
        <w:t>（</w:t>
      </w:r>
      <w:r w:rsidR="00AB4C99" w:rsidRPr="007F7B1F">
        <w:rPr>
          <w:rFonts w:ascii="Times New Roman" w:hint="eastAsia"/>
        </w:rPr>
        <w:t>2</w:t>
      </w:r>
      <w:r w:rsidR="00AB4C99" w:rsidRPr="007F7B1F">
        <w:rPr>
          <w:rFonts w:ascii="Times New Roman" w:hint="eastAsia"/>
        </w:rPr>
        <w:t>）如果该测试用例不同时存在两条满足要求的有向路径</w:t>
      </w:r>
      <m:oMath>
        <m:sSup>
          <m:sSupPr>
            <m:ctrlPr>
              <w:rPr>
                <w:rFonts w:ascii="Cambria Math" w:hAnsi="Cambria Math"/>
              </w:rPr>
            </m:ctrlPr>
          </m:sSupPr>
          <m:e>
            <m:r>
              <w:rPr>
                <w:rFonts w:ascii="Cambria Math" w:hAnsi="Cambria Math"/>
              </w:rPr>
              <m:t>P</m:t>
            </m:r>
          </m:e>
          <m:sup>
            <m:r>
              <w:rPr>
                <w:rFonts w:ascii="Cambria Math" w:hAnsi="Cambria Math"/>
              </w:rPr>
              <m:t>'</m:t>
            </m:r>
          </m:sup>
        </m:sSup>
      </m:oMath>
      <w:r w:rsidR="00AB4C99" w:rsidRPr="007F7B1F">
        <w:rPr>
          <w:rFonts w:ascii="Times New Roman" w:hint="eastAsia"/>
        </w:rPr>
        <w:t>和</w:t>
      </w:r>
      <m:oMath>
        <m:sSup>
          <m:sSupPr>
            <m:ctrlPr>
              <w:rPr>
                <w:rFonts w:ascii="Cambria Math" w:hAnsi="Cambria Math"/>
              </w:rPr>
            </m:ctrlPr>
          </m:sSupPr>
          <m:e>
            <m:r>
              <w:rPr>
                <w:rFonts w:ascii="Cambria Math" w:hAnsi="Cambria Math"/>
              </w:rPr>
              <m:t>P</m:t>
            </m:r>
          </m:e>
          <m:sup>
            <m:r>
              <w:rPr>
                <w:rFonts w:ascii="Cambria Math" w:hAnsi="Cambria Math"/>
              </w:rPr>
              <m:t>''</m:t>
            </m:r>
          </m:sup>
        </m:sSup>
      </m:oMath>
      <w:r w:rsidR="00AB4C99" w:rsidRPr="007F7B1F">
        <w:rPr>
          <w:rFonts w:ascii="Times New Roman" w:hint="eastAsia"/>
        </w:rPr>
        <w:t>，则只输出一行信息：</w:t>
      </w:r>
      <w:r w:rsidR="00AB4C99" w:rsidRPr="007F7B1F">
        <w:rPr>
          <w:rFonts w:ascii="Times New Roman" w:hint="eastAsia"/>
        </w:rPr>
        <w:t>NA</w:t>
      </w:r>
      <w:r w:rsidR="00730759">
        <w:rPr>
          <w:rFonts w:ascii="Times New Roman" w:hint="eastAsia"/>
        </w:rPr>
        <w:t>。</w:t>
      </w:r>
    </w:p>
    <w:p w:rsidR="00AB4C99" w:rsidRPr="00AB4C99" w:rsidRDefault="00360249" w:rsidP="00AB4C99">
      <w:pPr>
        <w:pStyle w:val="22"/>
        <w:rPr>
          <w:rFonts w:ascii="Times New Roman"/>
        </w:rPr>
      </w:pPr>
      <w:r>
        <w:rPr>
          <w:rFonts w:ascii="Times New Roman" w:hint="eastAsia"/>
        </w:rPr>
        <w:t>（</w:t>
      </w:r>
      <w:r w:rsidR="00AB4C99" w:rsidRPr="007F7B1F">
        <w:rPr>
          <w:rFonts w:ascii="Times New Roman" w:hint="eastAsia"/>
        </w:rPr>
        <w:t>3</w:t>
      </w:r>
      <w:r w:rsidR="00AB4C99" w:rsidRPr="007F7B1F">
        <w:rPr>
          <w:rFonts w:ascii="Times New Roman" w:hint="eastAsia"/>
        </w:rPr>
        <w:t>）每一行只允许输出最多一条有向路径，以换行符</w:t>
      </w:r>
      <w:r w:rsidR="00AB4C99" w:rsidRPr="007F7B1F">
        <w:rPr>
          <w:rFonts w:ascii="Times New Roman" w:hint="eastAsia"/>
        </w:rPr>
        <w:t>0x0a</w:t>
      </w:r>
      <w:r w:rsidR="00AB4C99" w:rsidRPr="007F7B1F">
        <w:rPr>
          <w:rFonts w:ascii="Times New Roman" w:hint="eastAsia"/>
        </w:rPr>
        <w:t>结尾。</w:t>
      </w:r>
    </w:p>
    <w:p w:rsidR="00607CDF" w:rsidRDefault="00607CDF" w:rsidP="00607CDF">
      <w:pPr>
        <w:spacing w:line="360" w:lineRule="auto"/>
        <w:ind w:firstLineChars="200" w:firstLine="480"/>
        <w:rPr>
          <w:sz w:val="24"/>
        </w:rPr>
      </w:pPr>
      <w:r>
        <w:rPr>
          <w:rFonts w:hint="eastAsia"/>
          <w:sz w:val="24"/>
        </w:rPr>
        <w:t>写好的算法仿真程序命名为</w:t>
      </w:r>
      <w:r>
        <w:rPr>
          <w:rFonts w:hint="eastAsia"/>
          <w:sz w:val="24"/>
        </w:rPr>
        <w:t>FindTowShortRoad.exe</w:t>
      </w:r>
      <w:r>
        <w:rPr>
          <w:rFonts w:hint="eastAsia"/>
          <w:sz w:val="24"/>
        </w:rPr>
        <w:t>，该程序需要读入</w:t>
      </w:r>
      <w:r>
        <w:rPr>
          <w:rFonts w:hint="eastAsia"/>
          <w:sz w:val="24"/>
        </w:rPr>
        <w:t>2</w:t>
      </w:r>
      <w:r>
        <w:rPr>
          <w:rFonts w:hint="eastAsia"/>
          <w:sz w:val="24"/>
        </w:rPr>
        <w:t>个参数：网</w:t>
      </w:r>
      <w:r>
        <w:rPr>
          <w:rFonts w:hint="eastAsia"/>
          <w:sz w:val="24"/>
        </w:rPr>
        <w:lastRenderedPageBreak/>
        <w:t>络拓扑图文件</w:t>
      </w:r>
      <w:r>
        <w:rPr>
          <w:rFonts w:hint="eastAsia"/>
          <w:sz w:val="24"/>
        </w:rPr>
        <w:t>topo.csv</w:t>
      </w:r>
      <w:r>
        <w:rPr>
          <w:rFonts w:hint="eastAsia"/>
          <w:sz w:val="24"/>
        </w:rPr>
        <w:t>和需求文件</w:t>
      </w:r>
      <w:r>
        <w:rPr>
          <w:rFonts w:hint="eastAsia"/>
          <w:sz w:val="24"/>
        </w:rPr>
        <w:t>demand.csv</w:t>
      </w:r>
      <w:r>
        <w:rPr>
          <w:rFonts w:hint="eastAsia"/>
          <w:sz w:val="24"/>
        </w:rPr>
        <w:t>。（关于这</w:t>
      </w:r>
      <w:r>
        <w:rPr>
          <w:rFonts w:hint="eastAsia"/>
          <w:sz w:val="24"/>
        </w:rPr>
        <w:t>2</w:t>
      </w:r>
      <w:r>
        <w:rPr>
          <w:rFonts w:hint="eastAsia"/>
          <w:sz w:val="24"/>
        </w:rPr>
        <w:t>个文件的含义见第</w:t>
      </w:r>
      <w:r>
        <w:rPr>
          <w:rFonts w:hint="eastAsia"/>
          <w:sz w:val="24"/>
        </w:rPr>
        <w:t>2</w:t>
      </w:r>
      <w:r>
        <w:rPr>
          <w:rFonts w:hint="eastAsia"/>
          <w:sz w:val="24"/>
        </w:rPr>
        <w:t>章）。通过</w:t>
      </w:r>
      <w:r>
        <w:rPr>
          <w:rFonts w:hint="eastAsia"/>
          <w:sz w:val="24"/>
        </w:rPr>
        <w:t>start.bat</w:t>
      </w:r>
      <w:r>
        <w:rPr>
          <w:rFonts w:hint="eastAsia"/>
          <w:sz w:val="24"/>
        </w:rPr>
        <w:t>脚本启动算法程序，仿真结束后生成</w:t>
      </w:r>
      <w:r>
        <w:rPr>
          <w:rFonts w:hint="eastAsia"/>
          <w:sz w:val="24"/>
        </w:rPr>
        <w:t>result</w:t>
      </w:r>
      <w:r>
        <w:rPr>
          <w:rFonts w:hint="eastAsia"/>
          <w:sz w:val="24"/>
        </w:rPr>
        <w:t>文件。该文件中包含</w:t>
      </w:r>
      <w:r w:rsidR="00B55ECD">
        <w:rPr>
          <w:rFonts w:hint="eastAsia"/>
          <w:sz w:val="24"/>
        </w:rPr>
        <w:t>以下信息</w:t>
      </w:r>
      <w:r>
        <w:rPr>
          <w:rFonts w:hint="eastAsia"/>
          <w:sz w:val="24"/>
        </w:rPr>
        <w:t>：</w:t>
      </w:r>
    </w:p>
    <w:p w:rsidR="00607CDF" w:rsidRPr="00DD280C" w:rsidRDefault="00DD280C" w:rsidP="00DD280C">
      <w:pPr>
        <w:spacing w:line="360" w:lineRule="auto"/>
        <w:ind w:left="480"/>
        <w:rPr>
          <w:sz w:val="24"/>
        </w:rPr>
      </w:pPr>
      <w:r>
        <w:rPr>
          <w:rFonts w:hint="eastAsia"/>
          <w:sz w:val="24"/>
        </w:rPr>
        <w:t>（</w:t>
      </w:r>
      <w:r>
        <w:rPr>
          <w:rFonts w:hint="eastAsia"/>
          <w:sz w:val="24"/>
        </w:rPr>
        <w:t>1</w:t>
      </w:r>
      <w:r>
        <w:rPr>
          <w:rFonts w:hint="eastAsia"/>
          <w:sz w:val="24"/>
        </w:rPr>
        <w:t>）</w:t>
      </w:r>
      <w:r w:rsidR="00607CDF" w:rsidRPr="00DD280C">
        <w:rPr>
          <w:rFonts w:hint="eastAsia"/>
          <w:sz w:val="24"/>
        </w:rPr>
        <w:t>首选路的起点，终点，必经点信息。</w:t>
      </w:r>
    </w:p>
    <w:p w:rsidR="00607CDF" w:rsidRPr="00DD280C" w:rsidRDefault="00DD280C" w:rsidP="00DD280C">
      <w:pPr>
        <w:spacing w:line="360" w:lineRule="auto"/>
        <w:ind w:left="480"/>
        <w:rPr>
          <w:sz w:val="24"/>
        </w:rPr>
      </w:pPr>
      <w:r>
        <w:rPr>
          <w:rFonts w:hint="eastAsia"/>
          <w:sz w:val="24"/>
        </w:rPr>
        <w:t>（</w:t>
      </w:r>
      <w:r>
        <w:rPr>
          <w:rFonts w:hint="eastAsia"/>
          <w:sz w:val="24"/>
        </w:rPr>
        <w:t>2</w:t>
      </w:r>
      <w:r>
        <w:rPr>
          <w:rFonts w:hint="eastAsia"/>
          <w:sz w:val="24"/>
        </w:rPr>
        <w:t>）</w:t>
      </w:r>
      <w:r w:rsidR="00607CDF" w:rsidRPr="00DD280C">
        <w:rPr>
          <w:rFonts w:hint="eastAsia"/>
          <w:sz w:val="24"/>
        </w:rPr>
        <w:t>首选路的总长，搜索所用时间。</w:t>
      </w:r>
    </w:p>
    <w:p w:rsidR="00607CDF" w:rsidRPr="00DD280C" w:rsidRDefault="00DD280C" w:rsidP="00DD280C">
      <w:pPr>
        <w:spacing w:line="360" w:lineRule="auto"/>
        <w:ind w:left="480"/>
        <w:rPr>
          <w:sz w:val="24"/>
        </w:rPr>
      </w:pPr>
      <w:r>
        <w:rPr>
          <w:rFonts w:hint="eastAsia"/>
          <w:sz w:val="24"/>
        </w:rPr>
        <w:t>（</w:t>
      </w:r>
      <w:r>
        <w:rPr>
          <w:rFonts w:hint="eastAsia"/>
          <w:sz w:val="24"/>
        </w:rPr>
        <w:t>3</w:t>
      </w:r>
      <w:r>
        <w:rPr>
          <w:rFonts w:hint="eastAsia"/>
          <w:sz w:val="24"/>
        </w:rPr>
        <w:t>）</w:t>
      </w:r>
      <w:r w:rsidR="00607CDF" w:rsidRPr="00DD280C">
        <w:rPr>
          <w:rFonts w:hint="eastAsia"/>
          <w:sz w:val="24"/>
        </w:rPr>
        <w:t>首选路经过的所有路径，用边序号</w:t>
      </w:r>
      <w:r w:rsidR="00607CDF" w:rsidRPr="00DD280C">
        <w:rPr>
          <w:rFonts w:hint="eastAsia"/>
          <w:sz w:val="24"/>
        </w:rPr>
        <w:t>i</w:t>
      </w:r>
      <w:r w:rsidR="00607CDF" w:rsidRPr="00DD280C">
        <w:rPr>
          <w:rFonts w:hint="eastAsia"/>
          <w:sz w:val="24"/>
        </w:rPr>
        <w:t>来表示。</w:t>
      </w:r>
    </w:p>
    <w:p w:rsidR="00607CDF" w:rsidRPr="00DD280C" w:rsidRDefault="00DD280C" w:rsidP="00DD280C">
      <w:pPr>
        <w:spacing w:line="360" w:lineRule="auto"/>
        <w:ind w:left="480"/>
        <w:rPr>
          <w:sz w:val="24"/>
        </w:rPr>
      </w:pPr>
      <w:r>
        <w:rPr>
          <w:rFonts w:hint="eastAsia"/>
          <w:sz w:val="24"/>
        </w:rPr>
        <w:t>（</w:t>
      </w:r>
      <w:r>
        <w:rPr>
          <w:rFonts w:hint="eastAsia"/>
          <w:sz w:val="24"/>
        </w:rPr>
        <w:t>4</w:t>
      </w:r>
      <w:r>
        <w:rPr>
          <w:rFonts w:hint="eastAsia"/>
          <w:sz w:val="24"/>
        </w:rPr>
        <w:t>）</w:t>
      </w:r>
      <w:r w:rsidR="00607CDF" w:rsidRPr="00DD280C">
        <w:rPr>
          <w:rFonts w:hint="eastAsia"/>
          <w:sz w:val="24"/>
        </w:rPr>
        <w:t>备选路的起点，终点，必经点信息。</w:t>
      </w:r>
    </w:p>
    <w:p w:rsidR="00607CDF" w:rsidRPr="00DD280C" w:rsidRDefault="00DD280C" w:rsidP="00DD280C">
      <w:pPr>
        <w:spacing w:line="360" w:lineRule="auto"/>
        <w:ind w:left="480"/>
        <w:rPr>
          <w:sz w:val="24"/>
        </w:rPr>
      </w:pPr>
      <w:r>
        <w:rPr>
          <w:rFonts w:hint="eastAsia"/>
          <w:sz w:val="24"/>
        </w:rPr>
        <w:t>（</w:t>
      </w:r>
      <w:r>
        <w:rPr>
          <w:rFonts w:hint="eastAsia"/>
          <w:sz w:val="24"/>
        </w:rPr>
        <w:t>5</w:t>
      </w:r>
      <w:r>
        <w:rPr>
          <w:rFonts w:hint="eastAsia"/>
          <w:sz w:val="24"/>
        </w:rPr>
        <w:t>）</w:t>
      </w:r>
      <w:r w:rsidR="00607CDF" w:rsidRPr="00DD280C">
        <w:rPr>
          <w:rFonts w:hint="eastAsia"/>
          <w:sz w:val="24"/>
        </w:rPr>
        <w:t>备选路的总长，搜索所用时间。</w:t>
      </w:r>
    </w:p>
    <w:p w:rsidR="00607CDF" w:rsidRPr="00DD280C" w:rsidRDefault="00DD280C" w:rsidP="00DD280C">
      <w:pPr>
        <w:spacing w:line="360" w:lineRule="auto"/>
        <w:ind w:left="480"/>
        <w:rPr>
          <w:sz w:val="24"/>
        </w:rPr>
      </w:pPr>
      <w:r>
        <w:rPr>
          <w:rFonts w:hint="eastAsia"/>
          <w:sz w:val="24"/>
        </w:rPr>
        <w:t>（</w:t>
      </w:r>
      <w:r>
        <w:rPr>
          <w:rFonts w:hint="eastAsia"/>
          <w:sz w:val="24"/>
        </w:rPr>
        <w:t>6</w:t>
      </w:r>
      <w:r>
        <w:rPr>
          <w:rFonts w:hint="eastAsia"/>
          <w:sz w:val="24"/>
        </w:rPr>
        <w:t>）</w:t>
      </w:r>
      <w:r w:rsidR="00607CDF" w:rsidRPr="00DD280C">
        <w:rPr>
          <w:rFonts w:hint="eastAsia"/>
          <w:sz w:val="24"/>
        </w:rPr>
        <w:t>备选路经过的所有路径，用边序号</w:t>
      </w:r>
      <w:r w:rsidR="00607CDF" w:rsidRPr="00DD280C">
        <w:rPr>
          <w:rFonts w:hint="eastAsia"/>
          <w:sz w:val="24"/>
        </w:rPr>
        <w:t>i</w:t>
      </w:r>
      <w:r w:rsidR="00607CDF" w:rsidRPr="00DD280C">
        <w:rPr>
          <w:rFonts w:hint="eastAsia"/>
          <w:sz w:val="24"/>
        </w:rPr>
        <w:t>来表示。</w:t>
      </w:r>
    </w:p>
    <w:p w:rsidR="00607CDF" w:rsidRPr="00DD280C" w:rsidRDefault="00DD280C" w:rsidP="00DD280C">
      <w:pPr>
        <w:spacing w:line="360" w:lineRule="auto"/>
        <w:ind w:left="480"/>
        <w:rPr>
          <w:sz w:val="24"/>
        </w:rPr>
      </w:pPr>
      <w:r>
        <w:rPr>
          <w:rFonts w:hint="eastAsia"/>
          <w:sz w:val="24"/>
        </w:rPr>
        <w:t>（</w:t>
      </w:r>
      <w:r>
        <w:rPr>
          <w:rFonts w:hint="eastAsia"/>
          <w:sz w:val="24"/>
        </w:rPr>
        <w:t>7</w:t>
      </w:r>
      <w:r>
        <w:rPr>
          <w:rFonts w:hint="eastAsia"/>
          <w:sz w:val="24"/>
        </w:rPr>
        <w:t>）</w:t>
      </w:r>
      <w:r w:rsidR="00607CDF" w:rsidRPr="00DD280C">
        <w:rPr>
          <w:rFonts w:hint="eastAsia"/>
          <w:sz w:val="24"/>
        </w:rPr>
        <w:t>两条路的长度之和，边重叠数，总搜索时间</w:t>
      </w:r>
      <w:r w:rsidR="00EC3984" w:rsidRPr="00DD280C">
        <w:rPr>
          <w:rFonts w:hint="eastAsia"/>
          <w:sz w:val="24"/>
        </w:rPr>
        <w:t>。</w:t>
      </w:r>
    </w:p>
    <w:p w:rsidR="00B55ECD" w:rsidRPr="00BA18C5" w:rsidRDefault="00B55ECD" w:rsidP="00BA18C5">
      <w:pPr>
        <w:pStyle w:val="20"/>
        <w:rPr>
          <w:rStyle w:val="2Char"/>
          <w:b w:val="0"/>
          <w:bCs/>
          <w:sz w:val="28"/>
          <w:szCs w:val="28"/>
        </w:rPr>
      </w:pPr>
      <w:bookmarkStart w:id="54" w:name="_Toc484106734"/>
      <w:r w:rsidRPr="00217DA1">
        <w:rPr>
          <w:rStyle w:val="2Char"/>
          <w:rFonts w:ascii="Times New Roman" w:hAnsi="Times New Roman"/>
          <w:b w:val="0"/>
          <w:bCs/>
          <w:sz w:val="28"/>
        </w:rPr>
        <w:t>5.</w:t>
      </w:r>
      <w:r w:rsidR="00296FA5" w:rsidRPr="00217DA1">
        <w:rPr>
          <w:rStyle w:val="2Char"/>
          <w:rFonts w:ascii="Times New Roman" w:hAnsi="Times New Roman"/>
          <w:b w:val="0"/>
          <w:bCs/>
          <w:sz w:val="28"/>
        </w:rPr>
        <w:t>2</w:t>
      </w:r>
      <w:r w:rsidRPr="00BA18C5">
        <w:rPr>
          <w:rStyle w:val="2Char"/>
          <w:b w:val="0"/>
          <w:bCs/>
          <w:sz w:val="28"/>
        </w:rPr>
        <w:t xml:space="preserve"> </w:t>
      </w:r>
      <w:r w:rsidRPr="00BA18C5">
        <w:rPr>
          <w:rStyle w:val="2Char"/>
          <w:rFonts w:hint="eastAsia"/>
          <w:b w:val="0"/>
          <w:bCs/>
          <w:sz w:val="28"/>
        </w:rPr>
        <w:t xml:space="preserve"> </w:t>
      </w:r>
      <w:r w:rsidR="004E5C7B">
        <w:rPr>
          <w:rStyle w:val="2Char"/>
          <w:rFonts w:hint="eastAsia"/>
          <w:b w:val="0"/>
          <w:bCs/>
          <w:sz w:val="28"/>
        </w:rPr>
        <w:t>寻路算法的</w:t>
      </w:r>
      <w:r w:rsidRPr="00BA18C5">
        <w:rPr>
          <w:rStyle w:val="2Char"/>
          <w:rFonts w:hint="eastAsia"/>
          <w:b w:val="0"/>
          <w:bCs/>
          <w:sz w:val="28"/>
        </w:rPr>
        <w:t>测试结果</w:t>
      </w:r>
      <w:bookmarkEnd w:id="54"/>
    </w:p>
    <w:p w:rsidR="00B55ECD" w:rsidRPr="007906CC" w:rsidRDefault="00B55ECD" w:rsidP="00DD280C">
      <w:pPr>
        <w:pStyle w:val="3"/>
        <w:rPr>
          <w:b/>
          <w:bCs w:val="0"/>
        </w:rPr>
      </w:pPr>
      <w:bookmarkStart w:id="55" w:name="_Toc484106735"/>
      <w:r>
        <w:rPr>
          <w:rFonts w:hint="eastAsia"/>
          <w:bCs w:val="0"/>
        </w:rPr>
        <w:t>5</w:t>
      </w:r>
      <w:r>
        <w:rPr>
          <w:bCs w:val="0"/>
        </w:rPr>
        <w:t>.</w:t>
      </w:r>
      <w:r w:rsidR="00296FA5">
        <w:rPr>
          <w:rFonts w:hint="eastAsia"/>
          <w:bCs w:val="0"/>
        </w:rPr>
        <w:t>2</w:t>
      </w:r>
      <w:r w:rsidRPr="007947CC">
        <w:rPr>
          <w:bCs w:val="0"/>
        </w:rPr>
        <w:t>.1</w:t>
      </w:r>
      <w:r w:rsidR="00DD280C">
        <w:rPr>
          <w:rFonts w:hint="eastAsia"/>
          <w:bCs w:val="0"/>
        </w:rPr>
        <w:t xml:space="preserve">  </w:t>
      </w:r>
      <w:r w:rsidRPr="00B55ECD">
        <w:rPr>
          <w:rFonts w:hint="eastAsia"/>
          <w:bCs w:val="0"/>
        </w:rPr>
        <w:t>实验</w:t>
      </w:r>
      <w:r w:rsidR="00A538F6">
        <w:rPr>
          <w:rFonts w:hint="eastAsia"/>
          <w:bCs w:val="0"/>
        </w:rPr>
        <w:t>1</w:t>
      </w:r>
      <w:r w:rsidRPr="00B55ECD">
        <w:rPr>
          <w:rFonts w:hint="eastAsia"/>
          <w:bCs w:val="0"/>
        </w:rPr>
        <w:t>过程追踪</w:t>
      </w:r>
      <w:r w:rsidR="00DD280C">
        <w:rPr>
          <w:rFonts w:hint="eastAsia"/>
          <w:bCs w:val="0"/>
        </w:rPr>
        <w:t>，</w:t>
      </w:r>
      <w:r w:rsidRPr="00B55ECD">
        <w:rPr>
          <w:rFonts w:hint="eastAsia"/>
          <w:bCs w:val="0"/>
        </w:rPr>
        <w:t>验证正确性</w:t>
      </w:r>
      <w:bookmarkEnd w:id="55"/>
    </w:p>
    <w:p w:rsidR="00B55ECD" w:rsidRDefault="00B55ECD" w:rsidP="00B55ECD">
      <w:pPr>
        <w:spacing w:line="360" w:lineRule="auto"/>
        <w:ind w:firstLineChars="200" w:firstLine="480"/>
        <w:rPr>
          <w:sz w:val="24"/>
        </w:rPr>
      </w:pPr>
      <w:r>
        <w:rPr>
          <w:rFonts w:hint="eastAsia"/>
          <w:sz w:val="24"/>
        </w:rPr>
        <w:t>该实验的测试数据为自主设计，通过跟踪，能够观察该算法的详细求解过程，以及能够体现算法的所有关键之处，便于理解第</w:t>
      </w:r>
      <w:r>
        <w:rPr>
          <w:rFonts w:hint="eastAsia"/>
          <w:sz w:val="24"/>
        </w:rPr>
        <w:t>4</w:t>
      </w:r>
      <w:r>
        <w:rPr>
          <w:rFonts w:hint="eastAsia"/>
          <w:sz w:val="24"/>
        </w:rPr>
        <w:t>章的内容。</w:t>
      </w:r>
    </w:p>
    <w:p w:rsidR="00B55ECD" w:rsidRDefault="00B55ECD" w:rsidP="00B55ECD">
      <w:pPr>
        <w:spacing w:line="360" w:lineRule="auto"/>
        <w:ind w:firstLineChars="200" w:firstLine="480"/>
        <w:rPr>
          <w:sz w:val="24"/>
        </w:rPr>
      </w:pPr>
      <w:r>
        <w:rPr>
          <w:rFonts w:hint="eastAsia"/>
          <w:sz w:val="24"/>
        </w:rPr>
        <w:t>网络节点数据如图</w:t>
      </w:r>
      <w:r w:rsidR="00B929AE">
        <w:rPr>
          <w:rFonts w:hint="eastAsia"/>
          <w:sz w:val="24"/>
        </w:rPr>
        <w:t>5-1</w:t>
      </w:r>
      <w:r w:rsidR="00B80427">
        <w:rPr>
          <w:rFonts w:hint="eastAsia"/>
          <w:sz w:val="24"/>
        </w:rPr>
        <w:t>所示。</w:t>
      </w:r>
    </w:p>
    <w:p w:rsidR="008942ED" w:rsidRDefault="008942ED" w:rsidP="00B55ECD">
      <w:pPr>
        <w:spacing w:line="360" w:lineRule="auto"/>
        <w:ind w:firstLineChars="200" w:firstLine="480"/>
        <w:rPr>
          <w:sz w:val="24"/>
        </w:rPr>
      </w:pPr>
      <w:r>
        <w:rPr>
          <w:rFonts w:hint="eastAsia"/>
          <w:sz w:val="24"/>
        </w:rPr>
        <w:t>其数据格式含义为：边序号，边起始点，边终止点，边长。</w:t>
      </w:r>
    </w:p>
    <w:p w:rsidR="008942ED" w:rsidRDefault="008942ED" w:rsidP="00B55ECD">
      <w:pPr>
        <w:spacing w:line="360" w:lineRule="auto"/>
        <w:ind w:firstLineChars="200" w:firstLine="480"/>
        <w:rPr>
          <w:sz w:val="24"/>
        </w:rPr>
      </w:pPr>
      <w:r>
        <w:rPr>
          <w:rFonts w:hint="eastAsia"/>
          <w:sz w:val="24"/>
        </w:rPr>
        <w:t>总共</w:t>
      </w:r>
      <w:r>
        <w:rPr>
          <w:rFonts w:hint="eastAsia"/>
          <w:sz w:val="24"/>
        </w:rPr>
        <w:t>36</w:t>
      </w:r>
      <w:r>
        <w:rPr>
          <w:rFonts w:hint="eastAsia"/>
          <w:sz w:val="24"/>
        </w:rPr>
        <w:t>条边，</w:t>
      </w:r>
      <w:r>
        <w:rPr>
          <w:rFonts w:hint="eastAsia"/>
          <w:sz w:val="24"/>
        </w:rPr>
        <w:t>30</w:t>
      </w:r>
      <w:r>
        <w:rPr>
          <w:rFonts w:hint="eastAsia"/>
          <w:sz w:val="24"/>
        </w:rPr>
        <w:t>个节点。</w:t>
      </w:r>
    </w:p>
    <w:p w:rsidR="00027349" w:rsidRDefault="00B929AE" w:rsidP="00DD280C">
      <w:pPr>
        <w:spacing w:line="360" w:lineRule="auto"/>
        <w:ind w:firstLineChars="200" w:firstLine="480"/>
        <w:jc w:val="center"/>
        <w:rPr>
          <w:sz w:val="24"/>
        </w:rPr>
      </w:pPr>
      <w:r>
        <w:rPr>
          <w:noProof/>
          <w:sz w:val="24"/>
        </w:rPr>
        <w:drawing>
          <wp:inline distT="0" distB="0" distL="0" distR="0">
            <wp:extent cx="4149406" cy="2209800"/>
            <wp:effectExtent l="19050" t="0" r="3494" b="0"/>
            <wp:docPr id="3" name="图片 2" descr="测试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测试数据.png"/>
                    <pic:cNvPicPr/>
                  </pic:nvPicPr>
                  <pic:blipFill>
                    <a:blip r:embed="rId36" cstate="print"/>
                    <a:stretch>
                      <a:fillRect/>
                    </a:stretch>
                  </pic:blipFill>
                  <pic:spPr>
                    <a:xfrm>
                      <a:off x="0" y="0"/>
                      <a:ext cx="4151120" cy="2210713"/>
                    </a:xfrm>
                    <a:prstGeom prst="rect">
                      <a:avLst/>
                    </a:prstGeom>
                  </pic:spPr>
                </pic:pic>
              </a:graphicData>
            </a:graphic>
          </wp:inline>
        </w:drawing>
      </w:r>
    </w:p>
    <w:p w:rsidR="004072CD" w:rsidRPr="008C7005" w:rsidRDefault="004072CD" w:rsidP="00D1036A">
      <w:pPr>
        <w:spacing w:afterLines="50" w:line="360" w:lineRule="auto"/>
        <w:ind w:firstLineChars="200" w:firstLine="420"/>
        <w:jc w:val="center"/>
        <w:rPr>
          <w:sz w:val="24"/>
        </w:rPr>
      </w:pPr>
      <w:r w:rsidRPr="005918BE">
        <w:rPr>
          <w:rFonts w:hint="eastAsia"/>
          <w:kern w:val="0"/>
          <w:szCs w:val="21"/>
        </w:rPr>
        <w:t>图</w:t>
      </w:r>
      <w:r>
        <w:rPr>
          <w:rFonts w:hint="eastAsia"/>
          <w:kern w:val="0"/>
          <w:szCs w:val="21"/>
        </w:rPr>
        <w:t>5</w:t>
      </w:r>
      <w:r w:rsidRPr="005918BE">
        <w:rPr>
          <w:rFonts w:hint="eastAsia"/>
          <w:kern w:val="0"/>
          <w:szCs w:val="21"/>
        </w:rPr>
        <w:t>-</w:t>
      </w:r>
      <w:r>
        <w:rPr>
          <w:rFonts w:hint="eastAsia"/>
          <w:kern w:val="0"/>
          <w:szCs w:val="21"/>
        </w:rPr>
        <w:t>1</w:t>
      </w:r>
      <w:r w:rsidRPr="005918BE">
        <w:rPr>
          <w:rFonts w:hint="eastAsia"/>
          <w:kern w:val="0"/>
          <w:szCs w:val="21"/>
        </w:rPr>
        <w:t xml:space="preserve">  </w:t>
      </w:r>
      <w:r w:rsidR="00300E94">
        <w:rPr>
          <w:rFonts w:hint="eastAsia"/>
          <w:kern w:val="0"/>
          <w:szCs w:val="21"/>
        </w:rPr>
        <w:t>网络节点信息</w:t>
      </w:r>
      <w:r>
        <w:rPr>
          <w:rFonts w:hint="eastAsia"/>
          <w:kern w:val="0"/>
          <w:szCs w:val="21"/>
        </w:rPr>
        <w:t>图</w:t>
      </w:r>
    </w:p>
    <w:p w:rsidR="00B80427" w:rsidRDefault="008942ED" w:rsidP="004072CD">
      <w:pPr>
        <w:spacing w:line="360" w:lineRule="auto"/>
        <w:ind w:firstLineChars="200" w:firstLine="480"/>
        <w:rPr>
          <w:sz w:val="24"/>
        </w:rPr>
      </w:pPr>
      <w:r>
        <w:rPr>
          <w:rFonts w:hint="eastAsia"/>
          <w:sz w:val="24"/>
        </w:rPr>
        <w:t>需求情况，设</w:t>
      </w:r>
      <w:r w:rsidR="00B80427">
        <w:rPr>
          <w:rFonts w:hint="eastAsia"/>
          <w:sz w:val="24"/>
        </w:rPr>
        <w:t>起始点为</w:t>
      </w:r>
      <w:r w:rsidR="00B80427">
        <w:rPr>
          <w:rFonts w:hint="eastAsia"/>
          <w:sz w:val="24"/>
        </w:rPr>
        <w:t>0</w:t>
      </w:r>
      <w:r w:rsidR="00B80427">
        <w:rPr>
          <w:rFonts w:hint="eastAsia"/>
          <w:sz w:val="24"/>
        </w:rPr>
        <w:t>。终止点为</w:t>
      </w:r>
      <w:r w:rsidR="00B80427">
        <w:rPr>
          <w:rFonts w:hint="eastAsia"/>
          <w:sz w:val="24"/>
        </w:rPr>
        <w:t>17</w:t>
      </w:r>
      <w:r w:rsidR="00B80427">
        <w:rPr>
          <w:rFonts w:hint="eastAsia"/>
          <w:sz w:val="24"/>
        </w:rPr>
        <w:t>。</w:t>
      </w:r>
    </w:p>
    <w:p w:rsidR="00B80427" w:rsidRDefault="00B80427" w:rsidP="00B55ECD">
      <w:pPr>
        <w:spacing w:line="360" w:lineRule="auto"/>
        <w:ind w:firstLineChars="200" w:firstLine="480"/>
        <w:rPr>
          <w:sz w:val="24"/>
        </w:rPr>
      </w:pPr>
      <w:r>
        <w:rPr>
          <w:rFonts w:hint="eastAsia"/>
          <w:sz w:val="24"/>
        </w:rPr>
        <w:t>首选路的必经点为</w:t>
      </w:r>
      <w:r>
        <w:rPr>
          <w:rFonts w:hint="eastAsia"/>
          <w:sz w:val="24"/>
        </w:rPr>
        <w:t>5</w:t>
      </w:r>
      <w:r>
        <w:rPr>
          <w:rFonts w:hint="eastAsia"/>
          <w:sz w:val="24"/>
        </w:rPr>
        <w:t>，</w:t>
      </w:r>
      <w:r>
        <w:rPr>
          <w:rFonts w:hint="eastAsia"/>
          <w:sz w:val="24"/>
        </w:rPr>
        <w:t>9</w:t>
      </w:r>
      <w:r>
        <w:rPr>
          <w:rFonts w:hint="eastAsia"/>
          <w:sz w:val="24"/>
        </w:rPr>
        <w:t>，</w:t>
      </w:r>
      <w:r>
        <w:rPr>
          <w:rFonts w:hint="eastAsia"/>
          <w:sz w:val="24"/>
        </w:rPr>
        <w:t>12</w:t>
      </w:r>
      <w:r>
        <w:rPr>
          <w:rFonts w:hint="eastAsia"/>
          <w:sz w:val="24"/>
        </w:rPr>
        <w:t>。</w:t>
      </w:r>
    </w:p>
    <w:p w:rsidR="00B80427" w:rsidRPr="00B55ECD" w:rsidRDefault="00B80427" w:rsidP="00B55ECD">
      <w:pPr>
        <w:spacing w:line="360" w:lineRule="auto"/>
        <w:ind w:firstLineChars="200" w:firstLine="480"/>
        <w:rPr>
          <w:sz w:val="24"/>
        </w:rPr>
      </w:pPr>
      <w:r>
        <w:rPr>
          <w:rFonts w:hint="eastAsia"/>
          <w:sz w:val="24"/>
        </w:rPr>
        <w:t>备选路的必经点为</w:t>
      </w:r>
      <w:r>
        <w:rPr>
          <w:rFonts w:hint="eastAsia"/>
          <w:sz w:val="24"/>
        </w:rPr>
        <w:t>1</w:t>
      </w:r>
      <w:r w:rsidR="00034BB0">
        <w:rPr>
          <w:rFonts w:hint="eastAsia"/>
          <w:sz w:val="24"/>
        </w:rPr>
        <w:t>8</w:t>
      </w:r>
      <w:r w:rsidR="004072CD">
        <w:rPr>
          <w:rFonts w:hint="eastAsia"/>
          <w:sz w:val="24"/>
        </w:rPr>
        <w:t>，</w:t>
      </w:r>
      <w:r>
        <w:rPr>
          <w:rFonts w:hint="eastAsia"/>
          <w:sz w:val="24"/>
        </w:rPr>
        <w:t>21</w:t>
      </w:r>
      <w:r w:rsidR="004072CD">
        <w:rPr>
          <w:rFonts w:hint="eastAsia"/>
          <w:sz w:val="24"/>
        </w:rPr>
        <w:t>，</w:t>
      </w:r>
      <w:r w:rsidR="00957B65">
        <w:rPr>
          <w:rFonts w:hint="eastAsia"/>
          <w:sz w:val="24"/>
        </w:rPr>
        <w:t>24</w:t>
      </w:r>
      <w:r>
        <w:rPr>
          <w:rFonts w:hint="eastAsia"/>
          <w:sz w:val="24"/>
        </w:rPr>
        <w:t>。</w:t>
      </w:r>
    </w:p>
    <w:p w:rsidR="00E863FA" w:rsidRDefault="00300E94" w:rsidP="007906CC">
      <w:pPr>
        <w:spacing w:line="360" w:lineRule="auto"/>
        <w:ind w:firstLine="420"/>
        <w:rPr>
          <w:sz w:val="24"/>
        </w:rPr>
      </w:pPr>
      <w:r>
        <w:rPr>
          <w:rFonts w:hint="eastAsia"/>
          <w:sz w:val="24"/>
        </w:rPr>
        <w:lastRenderedPageBreak/>
        <w:t>上述网络节点所形成的网络拓扑结构如</w:t>
      </w:r>
      <w:r w:rsidR="00B80427">
        <w:rPr>
          <w:rFonts w:hint="eastAsia"/>
          <w:sz w:val="24"/>
        </w:rPr>
        <w:t>图</w:t>
      </w:r>
      <w:r w:rsidR="008942ED">
        <w:rPr>
          <w:rFonts w:hint="eastAsia"/>
          <w:sz w:val="24"/>
        </w:rPr>
        <w:t>5-2</w:t>
      </w:r>
      <w:r w:rsidR="00B80427">
        <w:rPr>
          <w:rFonts w:hint="eastAsia"/>
          <w:sz w:val="24"/>
        </w:rPr>
        <w:t>所示。</w:t>
      </w:r>
    </w:p>
    <w:p w:rsidR="00885D00" w:rsidRDefault="00047E72" w:rsidP="00047E72">
      <w:pPr>
        <w:spacing w:line="360" w:lineRule="auto"/>
        <w:ind w:firstLine="420"/>
        <w:jc w:val="center"/>
        <w:rPr>
          <w:sz w:val="24"/>
        </w:rPr>
      </w:pPr>
      <w:r>
        <w:rPr>
          <w:noProof/>
          <w:sz w:val="24"/>
        </w:rPr>
        <w:drawing>
          <wp:inline distT="0" distB="0" distL="0" distR="0">
            <wp:extent cx="4831636" cy="4396435"/>
            <wp:effectExtent l="19050" t="0" r="7064" b="0"/>
            <wp:docPr id="15" name="图片 14" descr="测试图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测试图22222.png"/>
                    <pic:cNvPicPr/>
                  </pic:nvPicPr>
                  <pic:blipFill>
                    <a:blip r:embed="rId37" cstate="print"/>
                    <a:stretch>
                      <a:fillRect/>
                    </a:stretch>
                  </pic:blipFill>
                  <pic:spPr>
                    <a:xfrm>
                      <a:off x="0" y="0"/>
                      <a:ext cx="4834464" cy="4399009"/>
                    </a:xfrm>
                    <a:prstGeom prst="rect">
                      <a:avLst/>
                    </a:prstGeom>
                  </pic:spPr>
                </pic:pic>
              </a:graphicData>
            </a:graphic>
          </wp:inline>
        </w:drawing>
      </w:r>
    </w:p>
    <w:p w:rsidR="004072CD" w:rsidRDefault="004072CD" w:rsidP="00D1036A">
      <w:pPr>
        <w:spacing w:afterLines="50" w:line="360" w:lineRule="auto"/>
        <w:ind w:firstLineChars="200" w:firstLine="420"/>
        <w:jc w:val="center"/>
        <w:rPr>
          <w:sz w:val="24"/>
        </w:rPr>
      </w:pPr>
      <w:r w:rsidRPr="005918BE">
        <w:rPr>
          <w:rFonts w:hint="eastAsia"/>
          <w:kern w:val="0"/>
          <w:szCs w:val="21"/>
        </w:rPr>
        <w:t>图</w:t>
      </w:r>
      <w:r>
        <w:rPr>
          <w:rFonts w:hint="eastAsia"/>
          <w:kern w:val="0"/>
          <w:szCs w:val="21"/>
        </w:rPr>
        <w:t>5</w:t>
      </w:r>
      <w:r w:rsidRPr="005918BE">
        <w:rPr>
          <w:rFonts w:hint="eastAsia"/>
          <w:kern w:val="0"/>
          <w:szCs w:val="21"/>
        </w:rPr>
        <w:t>-</w:t>
      </w:r>
      <w:r>
        <w:rPr>
          <w:rFonts w:hint="eastAsia"/>
          <w:kern w:val="0"/>
          <w:szCs w:val="21"/>
        </w:rPr>
        <w:t>2</w:t>
      </w:r>
      <w:r w:rsidRPr="005918BE">
        <w:rPr>
          <w:rFonts w:hint="eastAsia"/>
          <w:kern w:val="0"/>
          <w:szCs w:val="21"/>
        </w:rPr>
        <w:t xml:space="preserve">  </w:t>
      </w:r>
      <w:r w:rsidR="00C62C53">
        <w:rPr>
          <w:rFonts w:hint="eastAsia"/>
          <w:kern w:val="0"/>
          <w:szCs w:val="21"/>
        </w:rPr>
        <w:t>寻路算法</w:t>
      </w:r>
      <w:r w:rsidR="00FF5DA1">
        <w:rPr>
          <w:rFonts w:hint="eastAsia"/>
          <w:kern w:val="0"/>
          <w:szCs w:val="21"/>
        </w:rPr>
        <w:t>测试样例</w:t>
      </w:r>
      <w:r>
        <w:rPr>
          <w:rFonts w:hint="eastAsia"/>
          <w:kern w:val="0"/>
          <w:szCs w:val="21"/>
        </w:rPr>
        <w:t>图</w:t>
      </w:r>
    </w:p>
    <w:p w:rsidR="00034BB0" w:rsidRPr="00034BB0" w:rsidRDefault="00B80427" w:rsidP="00034BB0">
      <w:pPr>
        <w:spacing w:line="360" w:lineRule="auto"/>
        <w:ind w:firstLine="420"/>
        <w:rPr>
          <w:sz w:val="24"/>
        </w:rPr>
      </w:pPr>
      <w:r>
        <w:rPr>
          <w:rFonts w:hint="eastAsia"/>
          <w:sz w:val="24"/>
        </w:rPr>
        <w:t>为了能</w:t>
      </w:r>
      <w:r w:rsidR="00034BB0">
        <w:rPr>
          <w:rFonts w:hint="eastAsia"/>
          <w:sz w:val="24"/>
        </w:rPr>
        <w:t>够完整展示程序的执行过程，我们针对一些关键之处，添加输出日志。</w:t>
      </w:r>
    </w:p>
    <w:p w:rsidR="004F6DE0" w:rsidRDefault="00034BB0" w:rsidP="007906CC">
      <w:pPr>
        <w:spacing w:line="360" w:lineRule="auto"/>
        <w:ind w:firstLine="420"/>
        <w:rPr>
          <w:sz w:val="24"/>
        </w:rPr>
      </w:pPr>
      <w:r>
        <w:rPr>
          <w:rFonts w:hint="eastAsia"/>
          <w:sz w:val="24"/>
        </w:rPr>
        <w:t>首先，针对预处理部分，输出</w:t>
      </w:r>
      <w:r w:rsidR="00DD280C">
        <w:rPr>
          <w:rFonts w:hint="eastAsia"/>
          <w:sz w:val="24"/>
        </w:rPr>
        <w:t>当读取备选路必经点时，所进行的增权重操作。输出结果如图</w:t>
      </w:r>
      <w:r w:rsidR="00DD280C">
        <w:rPr>
          <w:rFonts w:hint="eastAsia"/>
          <w:sz w:val="24"/>
        </w:rPr>
        <w:t>5-3</w:t>
      </w:r>
      <w:r w:rsidR="00DD280C">
        <w:rPr>
          <w:rFonts w:hint="eastAsia"/>
          <w:sz w:val="24"/>
        </w:rPr>
        <w:t>所示</w:t>
      </w:r>
      <w:r w:rsidR="0086056C">
        <w:rPr>
          <w:rFonts w:hint="eastAsia"/>
          <w:sz w:val="24"/>
        </w:rPr>
        <w:t>：</w:t>
      </w:r>
    </w:p>
    <w:p w:rsidR="0086056C" w:rsidRDefault="0086056C" w:rsidP="0086056C">
      <w:pPr>
        <w:spacing w:line="360" w:lineRule="auto"/>
        <w:ind w:firstLine="420"/>
        <w:jc w:val="center"/>
        <w:rPr>
          <w:sz w:val="24"/>
        </w:rPr>
      </w:pPr>
      <w:r>
        <w:rPr>
          <w:noProof/>
          <w:sz w:val="24"/>
        </w:rPr>
        <w:drawing>
          <wp:inline distT="0" distB="0" distL="0" distR="0">
            <wp:extent cx="2295525" cy="2371725"/>
            <wp:effectExtent l="19050" t="0" r="9525" b="0"/>
            <wp:docPr id="11" name="图片 10" descr="测试结果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测试结果图1.png"/>
                    <pic:cNvPicPr/>
                  </pic:nvPicPr>
                  <pic:blipFill>
                    <a:blip r:embed="rId38" cstate="print"/>
                    <a:stretch>
                      <a:fillRect/>
                    </a:stretch>
                  </pic:blipFill>
                  <pic:spPr>
                    <a:xfrm>
                      <a:off x="0" y="0"/>
                      <a:ext cx="2295525" cy="2371725"/>
                    </a:xfrm>
                    <a:prstGeom prst="rect">
                      <a:avLst/>
                    </a:prstGeom>
                  </pic:spPr>
                </pic:pic>
              </a:graphicData>
            </a:graphic>
          </wp:inline>
        </w:drawing>
      </w:r>
    </w:p>
    <w:p w:rsidR="00D15A0D" w:rsidRDefault="00D15A0D" w:rsidP="00D1036A">
      <w:pPr>
        <w:spacing w:afterLines="50" w:line="360" w:lineRule="auto"/>
        <w:ind w:firstLineChars="200" w:firstLine="420"/>
        <w:jc w:val="center"/>
        <w:rPr>
          <w:sz w:val="24"/>
        </w:rPr>
      </w:pPr>
      <w:r w:rsidRPr="005918BE">
        <w:rPr>
          <w:rFonts w:hint="eastAsia"/>
          <w:kern w:val="0"/>
          <w:szCs w:val="21"/>
        </w:rPr>
        <w:t>图</w:t>
      </w:r>
      <w:r>
        <w:rPr>
          <w:rFonts w:hint="eastAsia"/>
          <w:kern w:val="0"/>
          <w:szCs w:val="21"/>
        </w:rPr>
        <w:t>5</w:t>
      </w:r>
      <w:r w:rsidRPr="005918BE">
        <w:rPr>
          <w:rFonts w:hint="eastAsia"/>
          <w:kern w:val="0"/>
          <w:szCs w:val="21"/>
        </w:rPr>
        <w:t>-</w:t>
      </w:r>
      <w:r>
        <w:rPr>
          <w:rFonts w:hint="eastAsia"/>
          <w:kern w:val="0"/>
          <w:szCs w:val="21"/>
        </w:rPr>
        <w:t>3</w:t>
      </w:r>
      <w:r w:rsidRPr="005918BE">
        <w:rPr>
          <w:rFonts w:hint="eastAsia"/>
          <w:kern w:val="0"/>
          <w:szCs w:val="21"/>
        </w:rPr>
        <w:t xml:space="preserve">  </w:t>
      </w:r>
      <w:r w:rsidR="00300E94">
        <w:rPr>
          <w:rFonts w:hint="eastAsia"/>
          <w:kern w:val="0"/>
          <w:szCs w:val="21"/>
        </w:rPr>
        <w:t>预处理情况</w:t>
      </w:r>
      <w:r>
        <w:rPr>
          <w:rFonts w:hint="eastAsia"/>
          <w:kern w:val="0"/>
          <w:szCs w:val="21"/>
        </w:rPr>
        <w:t>图</w:t>
      </w:r>
    </w:p>
    <w:p w:rsidR="0086056C" w:rsidRPr="00034BB0" w:rsidRDefault="0086056C" w:rsidP="00334A87">
      <w:pPr>
        <w:spacing w:line="360" w:lineRule="auto"/>
        <w:ind w:firstLineChars="200" w:firstLine="480"/>
        <w:rPr>
          <w:sz w:val="24"/>
        </w:rPr>
      </w:pPr>
      <w:r>
        <w:rPr>
          <w:rFonts w:hint="eastAsia"/>
          <w:sz w:val="24"/>
        </w:rPr>
        <w:lastRenderedPageBreak/>
        <w:t>对首选路进行压缩，所得到的各路情况：</w:t>
      </w:r>
    </w:p>
    <w:p w:rsidR="00AB12EF" w:rsidRDefault="00AB12EF" w:rsidP="00AB12EF">
      <w:pPr>
        <w:spacing w:line="360" w:lineRule="auto"/>
        <w:ind w:firstLine="420"/>
        <w:jc w:val="center"/>
        <w:rPr>
          <w:sz w:val="24"/>
        </w:rPr>
      </w:pPr>
      <w:r>
        <w:rPr>
          <w:noProof/>
          <w:sz w:val="24"/>
        </w:rPr>
        <w:drawing>
          <wp:inline distT="0" distB="0" distL="0" distR="0">
            <wp:extent cx="3971925" cy="1562100"/>
            <wp:effectExtent l="19050" t="0" r="9525" b="0"/>
            <wp:docPr id="12" name="图片 11" descr="首选路压缩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首选路压缩图1.png"/>
                    <pic:cNvPicPr/>
                  </pic:nvPicPr>
                  <pic:blipFill>
                    <a:blip r:embed="rId39" cstate="print"/>
                    <a:stretch>
                      <a:fillRect/>
                    </a:stretch>
                  </pic:blipFill>
                  <pic:spPr>
                    <a:xfrm>
                      <a:off x="0" y="0"/>
                      <a:ext cx="3971925" cy="1562100"/>
                    </a:xfrm>
                    <a:prstGeom prst="rect">
                      <a:avLst/>
                    </a:prstGeom>
                  </pic:spPr>
                </pic:pic>
              </a:graphicData>
            </a:graphic>
          </wp:inline>
        </w:drawing>
      </w:r>
    </w:p>
    <w:p w:rsidR="00AB12EF" w:rsidRDefault="00D15A0D" w:rsidP="00D1036A">
      <w:pPr>
        <w:spacing w:afterLines="50" w:line="360" w:lineRule="auto"/>
        <w:ind w:firstLineChars="200" w:firstLine="420"/>
        <w:jc w:val="center"/>
        <w:rPr>
          <w:sz w:val="24"/>
        </w:rPr>
      </w:pPr>
      <w:r w:rsidRPr="005918BE">
        <w:rPr>
          <w:rFonts w:hint="eastAsia"/>
          <w:kern w:val="0"/>
          <w:szCs w:val="21"/>
        </w:rPr>
        <w:t>图</w:t>
      </w:r>
      <w:r>
        <w:rPr>
          <w:rFonts w:hint="eastAsia"/>
          <w:kern w:val="0"/>
          <w:szCs w:val="21"/>
        </w:rPr>
        <w:t>5</w:t>
      </w:r>
      <w:r w:rsidRPr="005918BE">
        <w:rPr>
          <w:rFonts w:hint="eastAsia"/>
          <w:kern w:val="0"/>
          <w:szCs w:val="21"/>
        </w:rPr>
        <w:t>-</w:t>
      </w:r>
      <w:r>
        <w:rPr>
          <w:rFonts w:hint="eastAsia"/>
          <w:kern w:val="0"/>
          <w:szCs w:val="21"/>
        </w:rPr>
        <w:t>4</w:t>
      </w:r>
      <w:r w:rsidRPr="005918BE">
        <w:rPr>
          <w:rFonts w:hint="eastAsia"/>
          <w:kern w:val="0"/>
          <w:szCs w:val="21"/>
        </w:rPr>
        <w:t xml:space="preserve">  </w:t>
      </w:r>
      <w:r w:rsidR="00F620C3">
        <w:rPr>
          <w:rFonts w:hint="eastAsia"/>
          <w:kern w:val="0"/>
          <w:szCs w:val="21"/>
        </w:rPr>
        <w:t>压缩记录</w:t>
      </w:r>
      <w:r>
        <w:rPr>
          <w:rFonts w:hint="eastAsia"/>
          <w:kern w:val="0"/>
          <w:szCs w:val="21"/>
        </w:rPr>
        <w:t>图</w:t>
      </w:r>
    </w:p>
    <w:p w:rsidR="00047E72" w:rsidRDefault="00047E72" w:rsidP="00047E72">
      <w:pPr>
        <w:spacing w:line="360" w:lineRule="auto"/>
        <w:rPr>
          <w:sz w:val="24"/>
        </w:rPr>
      </w:pPr>
      <w:r>
        <w:rPr>
          <w:rFonts w:hint="eastAsia"/>
          <w:sz w:val="24"/>
        </w:rPr>
        <w:tab/>
        <w:t>dfs</w:t>
      </w:r>
      <w:r>
        <w:rPr>
          <w:rFonts w:hint="eastAsia"/>
          <w:sz w:val="24"/>
        </w:rPr>
        <w:t>搜索首选路的过程如下</w:t>
      </w:r>
      <w:r w:rsidR="00896E12">
        <w:rPr>
          <w:rFonts w:hint="eastAsia"/>
          <w:sz w:val="24"/>
        </w:rPr>
        <w:t>：</w:t>
      </w:r>
    </w:p>
    <w:p w:rsidR="00D15A0D" w:rsidRDefault="001F56D8" w:rsidP="00047E72">
      <w:pPr>
        <w:spacing w:line="360" w:lineRule="auto"/>
        <w:rPr>
          <w:noProof/>
          <w:sz w:val="24"/>
        </w:rPr>
      </w:pPr>
      <w:r>
        <w:rPr>
          <w:rFonts w:hint="eastAsia"/>
          <w:sz w:val="24"/>
        </w:rPr>
        <w:tab/>
      </w:r>
    </w:p>
    <w:p w:rsidR="00047E72" w:rsidRPr="00047E72" w:rsidRDefault="001F56D8" w:rsidP="00252242">
      <w:pPr>
        <w:spacing w:line="360" w:lineRule="auto"/>
        <w:jc w:val="center"/>
        <w:rPr>
          <w:sz w:val="24"/>
        </w:rPr>
      </w:pPr>
      <w:r>
        <w:rPr>
          <w:rFonts w:hint="eastAsia"/>
          <w:noProof/>
          <w:sz w:val="24"/>
        </w:rPr>
        <w:drawing>
          <wp:inline distT="0" distB="0" distL="0" distR="0">
            <wp:extent cx="3648075" cy="5191125"/>
            <wp:effectExtent l="19050" t="0" r="9525" b="0"/>
            <wp:docPr id="19" name="图片 18" descr="首选路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首选路dfs.png"/>
                    <pic:cNvPicPr/>
                  </pic:nvPicPr>
                  <pic:blipFill>
                    <a:blip r:embed="rId40" cstate="print"/>
                    <a:stretch>
                      <a:fillRect/>
                    </a:stretch>
                  </pic:blipFill>
                  <pic:spPr>
                    <a:xfrm>
                      <a:off x="0" y="0"/>
                      <a:ext cx="3648075" cy="5191125"/>
                    </a:xfrm>
                    <a:prstGeom prst="rect">
                      <a:avLst/>
                    </a:prstGeom>
                  </pic:spPr>
                </pic:pic>
              </a:graphicData>
            </a:graphic>
          </wp:inline>
        </w:drawing>
      </w:r>
    </w:p>
    <w:p w:rsidR="00D15A0D" w:rsidRDefault="00D15A0D" w:rsidP="00D1036A">
      <w:pPr>
        <w:spacing w:afterLines="50" w:line="360" w:lineRule="auto"/>
        <w:ind w:firstLineChars="200" w:firstLine="420"/>
        <w:jc w:val="center"/>
        <w:rPr>
          <w:sz w:val="24"/>
        </w:rPr>
      </w:pPr>
      <w:r w:rsidRPr="005918BE">
        <w:rPr>
          <w:rFonts w:hint="eastAsia"/>
          <w:kern w:val="0"/>
          <w:szCs w:val="21"/>
        </w:rPr>
        <w:t>图</w:t>
      </w:r>
      <w:r>
        <w:rPr>
          <w:rFonts w:hint="eastAsia"/>
          <w:kern w:val="0"/>
          <w:szCs w:val="21"/>
        </w:rPr>
        <w:t>5</w:t>
      </w:r>
      <w:r w:rsidRPr="005918BE">
        <w:rPr>
          <w:rFonts w:hint="eastAsia"/>
          <w:kern w:val="0"/>
          <w:szCs w:val="21"/>
        </w:rPr>
        <w:t>-</w:t>
      </w:r>
      <w:r>
        <w:rPr>
          <w:rFonts w:hint="eastAsia"/>
          <w:kern w:val="0"/>
          <w:szCs w:val="21"/>
        </w:rPr>
        <w:t>5</w:t>
      </w:r>
      <w:r w:rsidRPr="005918BE">
        <w:rPr>
          <w:rFonts w:hint="eastAsia"/>
          <w:kern w:val="0"/>
          <w:szCs w:val="21"/>
        </w:rPr>
        <w:t xml:space="preserve">  </w:t>
      </w:r>
      <w:r w:rsidR="00300E94">
        <w:rPr>
          <w:rFonts w:hint="eastAsia"/>
          <w:kern w:val="0"/>
          <w:szCs w:val="21"/>
        </w:rPr>
        <w:t>首选路搜索</w:t>
      </w:r>
      <w:r w:rsidR="00F620C3">
        <w:rPr>
          <w:rFonts w:hint="eastAsia"/>
          <w:kern w:val="0"/>
          <w:szCs w:val="21"/>
        </w:rPr>
        <w:t>记录图</w:t>
      </w:r>
    </w:p>
    <w:p w:rsidR="00AB12EF" w:rsidRDefault="00DD280C" w:rsidP="00AB12EF">
      <w:pPr>
        <w:spacing w:line="360" w:lineRule="auto"/>
        <w:ind w:firstLine="420"/>
        <w:rPr>
          <w:sz w:val="24"/>
        </w:rPr>
      </w:pPr>
      <w:r>
        <w:rPr>
          <w:rFonts w:hint="eastAsia"/>
          <w:sz w:val="24"/>
        </w:rPr>
        <w:t>对备选路进行压缩，所得到的各路情况如图</w:t>
      </w:r>
      <w:r>
        <w:rPr>
          <w:rFonts w:hint="eastAsia"/>
          <w:sz w:val="24"/>
        </w:rPr>
        <w:t>5-6</w:t>
      </w:r>
      <w:r>
        <w:rPr>
          <w:rFonts w:hint="eastAsia"/>
          <w:sz w:val="24"/>
        </w:rPr>
        <w:t>所示</w:t>
      </w:r>
      <w:r w:rsidR="00AB12EF">
        <w:rPr>
          <w:rFonts w:hint="eastAsia"/>
          <w:sz w:val="24"/>
        </w:rPr>
        <w:t>：</w:t>
      </w:r>
    </w:p>
    <w:p w:rsidR="001F56D8" w:rsidRDefault="001F56D8" w:rsidP="00252242">
      <w:pPr>
        <w:spacing w:line="360" w:lineRule="auto"/>
        <w:ind w:firstLine="420"/>
        <w:jc w:val="center"/>
        <w:rPr>
          <w:sz w:val="24"/>
        </w:rPr>
      </w:pPr>
      <w:r>
        <w:rPr>
          <w:rFonts w:hint="eastAsia"/>
          <w:noProof/>
          <w:sz w:val="24"/>
        </w:rPr>
        <w:lastRenderedPageBreak/>
        <w:drawing>
          <wp:inline distT="0" distB="0" distL="0" distR="0">
            <wp:extent cx="4857750" cy="1914525"/>
            <wp:effectExtent l="19050" t="0" r="0" b="0"/>
            <wp:docPr id="20" name="图片 19" descr="备选路压缩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备选路压缩图.png"/>
                    <pic:cNvPicPr/>
                  </pic:nvPicPr>
                  <pic:blipFill>
                    <a:blip r:embed="rId41" cstate="print"/>
                    <a:stretch>
                      <a:fillRect/>
                    </a:stretch>
                  </pic:blipFill>
                  <pic:spPr>
                    <a:xfrm>
                      <a:off x="0" y="0"/>
                      <a:ext cx="4857750" cy="1914525"/>
                    </a:xfrm>
                    <a:prstGeom prst="rect">
                      <a:avLst/>
                    </a:prstGeom>
                  </pic:spPr>
                </pic:pic>
              </a:graphicData>
            </a:graphic>
          </wp:inline>
        </w:drawing>
      </w:r>
    </w:p>
    <w:p w:rsidR="00D15A0D" w:rsidRDefault="00D15A0D" w:rsidP="00D1036A">
      <w:pPr>
        <w:spacing w:afterLines="50" w:line="360" w:lineRule="auto"/>
        <w:ind w:firstLineChars="200" w:firstLine="420"/>
        <w:jc w:val="center"/>
        <w:rPr>
          <w:sz w:val="24"/>
        </w:rPr>
      </w:pPr>
      <w:r w:rsidRPr="005918BE">
        <w:rPr>
          <w:rFonts w:hint="eastAsia"/>
          <w:kern w:val="0"/>
          <w:szCs w:val="21"/>
        </w:rPr>
        <w:t>图</w:t>
      </w:r>
      <w:r>
        <w:rPr>
          <w:rFonts w:hint="eastAsia"/>
          <w:kern w:val="0"/>
          <w:szCs w:val="21"/>
        </w:rPr>
        <w:t>5</w:t>
      </w:r>
      <w:r w:rsidRPr="005918BE">
        <w:rPr>
          <w:rFonts w:hint="eastAsia"/>
          <w:kern w:val="0"/>
          <w:szCs w:val="21"/>
        </w:rPr>
        <w:t>-</w:t>
      </w:r>
      <w:r>
        <w:rPr>
          <w:rFonts w:hint="eastAsia"/>
          <w:kern w:val="0"/>
          <w:szCs w:val="21"/>
        </w:rPr>
        <w:t>6</w:t>
      </w:r>
      <w:r w:rsidRPr="005918BE">
        <w:rPr>
          <w:rFonts w:hint="eastAsia"/>
          <w:kern w:val="0"/>
          <w:szCs w:val="21"/>
        </w:rPr>
        <w:t xml:space="preserve">  </w:t>
      </w:r>
      <w:r w:rsidR="00300E94">
        <w:rPr>
          <w:rFonts w:hint="eastAsia"/>
          <w:kern w:val="0"/>
          <w:szCs w:val="21"/>
        </w:rPr>
        <w:t>备选路压缩</w:t>
      </w:r>
      <w:r w:rsidR="004E5C7B">
        <w:rPr>
          <w:rFonts w:hint="eastAsia"/>
          <w:kern w:val="0"/>
          <w:szCs w:val="21"/>
        </w:rPr>
        <w:t>结果</w:t>
      </w:r>
    </w:p>
    <w:p w:rsidR="00047E72" w:rsidRDefault="00047E72" w:rsidP="00BB4FDF">
      <w:pPr>
        <w:spacing w:line="360" w:lineRule="auto"/>
        <w:ind w:firstLineChars="200" w:firstLine="480"/>
        <w:rPr>
          <w:sz w:val="24"/>
        </w:rPr>
      </w:pPr>
      <w:r>
        <w:rPr>
          <w:rFonts w:hint="eastAsia"/>
          <w:sz w:val="24"/>
        </w:rPr>
        <w:t>dfs</w:t>
      </w:r>
      <w:r w:rsidR="00DD280C">
        <w:rPr>
          <w:rFonts w:hint="eastAsia"/>
          <w:sz w:val="24"/>
        </w:rPr>
        <w:t>搜索备选路的过程如图</w:t>
      </w:r>
      <w:r w:rsidR="00DD280C">
        <w:rPr>
          <w:rFonts w:hint="eastAsia"/>
          <w:sz w:val="24"/>
        </w:rPr>
        <w:t>5-7</w:t>
      </w:r>
      <w:r w:rsidR="00DD280C">
        <w:rPr>
          <w:rFonts w:hint="eastAsia"/>
          <w:sz w:val="24"/>
        </w:rPr>
        <w:t>所示：</w:t>
      </w:r>
    </w:p>
    <w:p w:rsidR="00047E72" w:rsidRDefault="001F56D8" w:rsidP="00273F5B">
      <w:pPr>
        <w:spacing w:line="360" w:lineRule="auto"/>
        <w:ind w:firstLine="420"/>
        <w:jc w:val="center"/>
        <w:rPr>
          <w:sz w:val="24"/>
        </w:rPr>
      </w:pPr>
      <w:r>
        <w:rPr>
          <w:noProof/>
          <w:sz w:val="24"/>
        </w:rPr>
        <w:drawing>
          <wp:inline distT="0" distB="0" distL="0" distR="0">
            <wp:extent cx="3733800" cy="5543550"/>
            <wp:effectExtent l="19050" t="0" r="0" b="0"/>
            <wp:docPr id="21" name="图片 20" descr="备选路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备选路dfs.png"/>
                    <pic:cNvPicPr/>
                  </pic:nvPicPr>
                  <pic:blipFill>
                    <a:blip r:embed="rId42" cstate="print"/>
                    <a:stretch>
                      <a:fillRect/>
                    </a:stretch>
                  </pic:blipFill>
                  <pic:spPr>
                    <a:xfrm>
                      <a:off x="0" y="0"/>
                      <a:ext cx="3733800" cy="5543550"/>
                    </a:xfrm>
                    <a:prstGeom prst="rect">
                      <a:avLst/>
                    </a:prstGeom>
                  </pic:spPr>
                </pic:pic>
              </a:graphicData>
            </a:graphic>
          </wp:inline>
        </w:drawing>
      </w:r>
    </w:p>
    <w:p w:rsidR="00D15A0D" w:rsidRDefault="00D15A0D" w:rsidP="00D1036A">
      <w:pPr>
        <w:spacing w:afterLines="50" w:line="360" w:lineRule="auto"/>
        <w:ind w:firstLineChars="200" w:firstLine="420"/>
        <w:jc w:val="center"/>
        <w:rPr>
          <w:sz w:val="24"/>
        </w:rPr>
      </w:pPr>
      <w:r w:rsidRPr="005918BE">
        <w:rPr>
          <w:rFonts w:hint="eastAsia"/>
          <w:kern w:val="0"/>
          <w:szCs w:val="21"/>
        </w:rPr>
        <w:t>图</w:t>
      </w:r>
      <w:r>
        <w:rPr>
          <w:rFonts w:hint="eastAsia"/>
          <w:kern w:val="0"/>
          <w:szCs w:val="21"/>
        </w:rPr>
        <w:t>5</w:t>
      </w:r>
      <w:r w:rsidRPr="005918BE">
        <w:rPr>
          <w:rFonts w:hint="eastAsia"/>
          <w:kern w:val="0"/>
          <w:szCs w:val="21"/>
        </w:rPr>
        <w:t>-</w:t>
      </w:r>
      <w:r>
        <w:rPr>
          <w:rFonts w:hint="eastAsia"/>
          <w:kern w:val="0"/>
          <w:szCs w:val="21"/>
        </w:rPr>
        <w:t>7</w:t>
      </w:r>
      <w:r w:rsidRPr="005918BE">
        <w:rPr>
          <w:rFonts w:hint="eastAsia"/>
          <w:kern w:val="0"/>
          <w:szCs w:val="21"/>
        </w:rPr>
        <w:t xml:space="preserve">  </w:t>
      </w:r>
      <w:r w:rsidR="00300E94">
        <w:rPr>
          <w:rFonts w:hint="eastAsia"/>
          <w:kern w:val="0"/>
          <w:szCs w:val="21"/>
        </w:rPr>
        <w:t>备选路搜索过程记录</w:t>
      </w:r>
      <w:r>
        <w:rPr>
          <w:rFonts w:hint="eastAsia"/>
          <w:kern w:val="0"/>
          <w:szCs w:val="21"/>
        </w:rPr>
        <w:t>图</w:t>
      </w:r>
    </w:p>
    <w:p w:rsidR="00FA0F47" w:rsidRDefault="001F56D8" w:rsidP="00BB4FDF">
      <w:pPr>
        <w:spacing w:line="360" w:lineRule="auto"/>
        <w:ind w:firstLineChars="200" w:firstLine="480"/>
        <w:rPr>
          <w:sz w:val="24"/>
        </w:rPr>
      </w:pPr>
      <w:r>
        <w:rPr>
          <w:rFonts w:hint="eastAsia"/>
          <w:sz w:val="24"/>
        </w:rPr>
        <w:t>最终所得</w:t>
      </w:r>
      <w:r w:rsidR="00823267">
        <w:rPr>
          <w:rFonts w:hint="eastAsia"/>
          <w:sz w:val="24"/>
        </w:rPr>
        <w:t>结果如图</w:t>
      </w:r>
      <w:r w:rsidR="00823267">
        <w:rPr>
          <w:rFonts w:hint="eastAsia"/>
          <w:sz w:val="24"/>
        </w:rPr>
        <w:t>5-8</w:t>
      </w:r>
      <w:r w:rsidR="00823267">
        <w:rPr>
          <w:rFonts w:hint="eastAsia"/>
          <w:sz w:val="24"/>
        </w:rPr>
        <w:t>所示：</w:t>
      </w:r>
    </w:p>
    <w:p w:rsidR="001F56D8" w:rsidRDefault="00FA0F47" w:rsidP="00FA0F47">
      <w:pPr>
        <w:spacing w:line="360" w:lineRule="auto"/>
        <w:jc w:val="center"/>
        <w:rPr>
          <w:sz w:val="24"/>
        </w:rPr>
      </w:pPr>
      <w:r>
        <w:rPr>
          <w:rFonts w:hint="eastAsia"/>
          <w:noProof/>
          <w:sz w:val="24"/>
        </w:rPr>
        <w:lastRenderedPageBreak/>
        <w:drawing>
          <wp:inline distT="0" distB="0" distL="0" distR="0">
            <wp:extent cx="3250689" cy="1932317"/>
            <wp:effectExtent l="19050" t="0" r="6861" b="0"/>
            <wp:docPr id="23" name="图片 22" descr="最终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最终结果.png"/>
                    <pic:cNvPicPr/>
                  </pic:nvPicPr>
                  <pic:blipFill>
                    <a:blip r:embed="rId43" cstate="print"/>
                    <a:stretch>
                      <a:fillRect/>
                    </a:stretch>
                  </pic:blipFill>
                  <pic:spPr>
                    <a:xfrm>
                      <a:off x="0" y="0"/>
                      <a:ext cx="3260318" cy="1938041"/>
                    </a:xfrm>
                    <a:prstGeom prst="rect">
                      <a:avLst/>
                    </a:prstGeom>
                  </pic:spPr>
                </pic:pic>
              </a:graphicData>
            </a:graphic>
          </wp:inline>
        </w:drawing>
      </w:r>
    </w:p>
    <w:p w:rsidR="00D15A0D" w:rsidRDefault="00D15A0D" w:rsidP="00D1036A">
      <w:pPr>
        <w:spacing w:afterLines="50" w:line="360" w:lineRule="auto"/>
        <w:ind w:firstLineChars="200" w:firstLine="420"/>
        <w:jc w:val="center"/>
        <w:rPr>
          <w:sz w:val="24"/>
        </w:rPr>
      </w:pPr>
      <w:r w:rsidRPr="005918BE">
        <w:rPr>
          <w:rFonts w:hint="eastAsia"/>
          <w:kern w:val="0"/>
          <w:szCs w:val="21"/>
        </w:rPr>
        <w:t>图</w:t>
      </w:r>
      <w:r>
        <w:rPr>
          <w:rFonts w:hint="eastAsia"/>
          <w:kern w:val="0"/>
          <w:szCs w:val="21"/>
        </w:rPr>
        <w:t>5</w:t>
      </w:r>
      <w:r w:rsidRPr="005918BE">
        <w:rPr>
          <w:rFonts w:hint="eastAsia"/>
          <w:kern w:val="0"/>
          <w:szCs w:val="21"/>
        </w:rPr>
        <w:t>-</w:t>
      </w:r>
      <w:r>
        <w:rPr>
          <w:rFonts w:hint="eastAsia"/>
          <w:kern w:val="0"/>
          <w:szCs w:val="21"/>
        </w:rPr>
        <w:t>8</w:t>
      </w:r>
      <w:r w:rsidRPr="005918BE">
        <w:rPr>
          <w:rFonts w:hint="eastAsia"/>
          <w:kern w:val="0"/>
          <w:szCs w:val="21"/>
        </w:rPr>
        <w:t xml:space="preserve">  </w:t>
      </w:r>
      <w:r w:rsidR="00C62C53">
        <w:rPr>
          <w:rFonts w:hint="eastAsia"/>
          <w:kern w:val="0"/>
          <w:szCs w:val="21"/>
        </w:rPr>
        <w:t>测试</w:t>
      </w:r>
      <w:r w:rsidR="00A61D0B">
        <w:rPr>
          <w:rFonts w:hint="eastAsia"/>
          <w:kern w:val="0"/>
          <w:szCs w:val="21"/>
        </w:rPr>
        <w:t>所得结果</w:t>
      </w:r>
      <w:r>
        <w:rPr>
          <w:rFonts w:hint="eastAsia"/>
          <w:kern w:val="0"/>
          <w:szCs w:val="21"/>
        </w:rPr>
        <w:t>图</w:t>
      </w:r>
    </w:p>
    <w:p w:rsidR="00D15A0D" w:rsidRPr="00C62C53" w:rsidRDefault="00C62C53" w:rsidP="00C62C53">
      <w:pPr>
        <w:spacing w:line="360" w:lineRule="auto"/>
        <w:ind w:firstLineChars="200" w:firstLine="480"/>
        <w:rPr>
          <w:sz w:val="24"/>
        </w:rPr>
      </w:pPr>
      <w:r>
        <w:rPr>
          <w:rFonts w:hint="eastAsia"/>
          <w:sz w:val="24"/>
        </w:rPr>
        <w:t>通过对图</w:t>
      </w:r>
      <w:r>
        <w:rPr>
          <w:rFonts w:hint="eastAsia"/>
          <w:sz w:val="24"/>
        </w:rPr>
        <w:t>5-2</w:t>
      </w:r>
      <w:r>
        <w:rPr>
          <w:rFonts w:hint="eastAsia"/>
          <w:sz w:val="24"/>
        </w:rPr>
        <w:t>中进行人工分析可知，该答案为最佳答案。</w:t>
      </w:r>
    </w:p>
    <w:p w:rsidR="001F56D8" w:rsidRPr="007906CC" w:rsidRDefault="001F56D8" w:rsidP="001A6A3F">
      <w:pPr>
        <w:pStyle w:val="3"/>
        <w:keepLines w:val="0"/>
        <w:rPr>
          <w:b/>
          <w:bCs w:val="0"/>
        </w:rPr>
      </w:pPr>
      <w:bookmarkStart w:id="56" w:name="_Toc484106736"/>
      <w:r>
        <w:rPr>
          <w:rFonts w:hint="eastAsia"/>
          <w:bCs w:val="0"/>
        </w:rPr>
        <w:t>5</w:t>
      </w:r>
      <w:r>
        <w:rPr>
          <w:bCs w:val="0"/>
        </w:rPr>
        <w:t>.</w:t>
      </w:r>
      <w:r w:rsidR="00296FA5">
        <w:rPr>
          <w:rFonts w:hint="eastAsia"/>
          <w:bCs w:val="0"/>
        </w:rPr>
        <w:t>2</w:t>
      </w:r>
      <w:r w:rsidRPr="007947CC">
        <w:rPr>
          <w:bCs w:val="0"/>
        </w:rPr>
        <w:t>.</w:t>
      </w:r>
      <w:r w:rsidR="00296FA5">
        <w:rPr>
          <w:rFonts w:hint="eastAsia"/>
          <w:bCs w:val="0"/>
        </w:rPr>
        <w:t>2</w:t>
      </w:r>
      <w:r w:rsidR="00DD280C">
        <w:rPr>
          <w:rFonts w:hint="eastAsia"/>
          <w:bCs w:val="0"/>
        </w:rPr>
        <w:t xml:space="preserve"> </w:t>
      </w:r>
      <w:r>
        <w:rPr>
          <w:rFonts w:hint="eastAsia"/>
          <w:bCs w:val="0"/>
        </w:rPr>
        <w:t xml:space="preserve"> </w:t>
      </w:r>
      <w:r w:rsidRPr="001F56D8">
        <w:rPr>
          <w:rFonts w:hint="eastAsia"/>
          <w:bCs w:val="0"/>
        </w:rPr>
        <w:t>实验</w:t>
      </w:r>
      <w:r w:rsidR="00A538F6">
        <w:rPr>
          <w:rFonts w:hint="eastAsia"/>
          <w:bCs w:val="0"/>
        </w:rPr>
        <w:t>2</w:t>
      </w:r>
      <w:r w:rsidRPr="001F56D8">
        <w:rPr>
          <w:rFonts w:hint="eastAsia"/>
          <w:bCs w:val="0"/>
        </w:rPr>
        <w:t>探索算法在不同规模下的时间效率和结果值</w:t>
      </w:r>
      <w:bookmarkEnd w:id="56"/>
    </w:p>
    <w:p w:rsidR="001F56D8" w:rsidRDefault="001F56D8" w:rsidP="001F56D8">
      <w:pPr>
        <w:spacing w:line="360" w:lineRule="auto"/>
        <w:ind w:firstLineChars="200" w:firstLine="480"/>
        <w:rPr>
          <w:sz w:val="24"/>
        </w:rPr>
      </w:pPr>
      <w:r>
        <w:rPr>
          <w:rFonts w:hint="eastAsia"/>
          <w:sz w:val="24"/>
        </w:rPr>
        <w:t>本次实验需提供多种随机生成的测试样例，便于测试算法在各种规模样例下的搜索效果。</w:t>
      </w:r>
    </w:p>
    <w:p w:rsidR="001F56D8" w:rsidRDefault="001F56D8" w:rsidP="001F56D8">
      <w:pPr>
        <w:spacing w:line="360" w:lineRule="auto"/>
        <w:ind w:firstLineChars="200" w:firstLine="480"/>
        <w:rPr>
          <w:sz w:val="24"/>
        </w:rPr>
      </w:pPr>
      <w:r>
        <w:rPr>
          <w:rFonts w:hint="eastAsia"/>
          <w:sz w:val="24"/>
        </w:rPr>
        <w:t>测试样例的生成使用自己编写的生成程序</w:t>
      </w:r>
      <w:r>
        <w:rPr>
          <w:rFonts w:hint="eastAsia"/>
          <w:sz w:val="24"/>
        </w:rPr>
        <w:t>GraphB</w:t>
      </w:r>
      <w:r w:rsidRPr="001F56D8">
        <w:rPr>
          <w:sz w:val="24"/>
        </w:rPr>
        <w:t>uild</w:t>
      </w:r>
      <w:r>
        <w:rPr>
          <w:rFonts w:hint="eastAsia"/>
          <w:sz w:val="24"/>
        </w:rPr>
        <w:t>ing.exe</w:t>
      </w:r>
      <w:r>
        <w:rPr>
          <w:rFonts w:hint="eastAsia"/>
          <w:sz w:val="24"/>
        </w:rPr>
        <w:t>进行生成。</w:t>
      </w:r>
      <w:r w:rsidR="0053443A">
        <w:rPr>
          <w:rFonts w:hint="eastAsia"/>
          <w:sz w:val="24"/>
        </w:rPr>
        <w:t>该程序源码见附件。</w:t>
      </w:r>
    </w:p>
    <w:p w:rsidR="001F56D8" w:rsidRDefault="001F56D8" w:rsidP="001F56D8">
      <w:pPr>
        <w:spacing w:line="360" w:lineRule="auto"/>
        <w:ind w:firstLineChars="200" w:firstLine="480"/>
        <w:rPr>
          <w:sz w:val="24"/>
        </w:rPr>
      </w:pPr>
      <w:r>
        <w:rPr>
          <w:rFonts w:hint="eastAsia"/>
          <w:sz w:val="24"/>
        </w:rPr>
        <w:t>起点和终点默认为</w:t>
      </w:r>
      <w:r>
        <w:rPr>
          <w:rFonts w:hint="eastAsia"/>
          <w:sz w:val="24"/>
        </w:rPr>
        <w:t>0</w:t>
      </w:r>
      <w:r>
        <w:rPr>
          <w:rFonts w:hint="eastAsia"/>
          <w:sz w:val="24"/>
        </w:rPr>
        <w:t>和</w:t>
      </w:r>
      <w:r>
        <w:rPr>
          <w:rFonts w:hint="eastAsia"/>
          <w:sz w:val="24"/>
        </w:rPr>
        <w:t>1</w:t>
      </w:r>
      <w:r>
        <w:rPr>
          <w:rFonts w:hint="eastAsia"/>
          <w:sz w:val="24"/>
        </w:rPr>
        <w:t>。</w:t>
      </w:r>
    </w:p>
    <w:p w:rsidR="001F56D8" w:rsidRPr="0053443A" w:rsidRDefault="001219A2" w:rsidP="0053443A">
      <w:pPr>
        <w:spacing w:line="360" w:lineRule="auto"/>
        <w:ind w:firstLineChars="200" w:firstLine="480"/>
        <w:rPr>
          <w:sz w:val="24"/>
        </w:rPr>
      </w:pPr>
      <w:r>
        <w:rPr>
          <w:rFonts w:hint="eastAsia"/>
          <w:sz w:val="24"/>
        </w:rPr>
        <w:t>需读取</w:t>
      </w:r>
      <w:r>
        <w:rPr>
          <w:rFonts w:hint="eastAsia"/>
          <w:sz w:val="24"/>
        </w:rPr>
        <w:t>GraphInfo.txt</w:t>
      </w:r>
      <w:r>
        <w:rPr>
          <w:rFonts w:hint="eastAsia"/>
          <w:sz w:val="24"/>
        </w:rPr>
        <w:t>文件，来</w:t>
      </w:r>
      <w:r w:rsidR="001F56D8">
        <w:rPr>
          <w:rFonts w:hint="eastAsia"/>
          <w:sz w:val="24"/>
        </w:rPr>
        <w:t>输入图的总节点数</w:t>
      </w:r>
      <w:r w:rsidR="002575CF">
        <w:rPr>
          <w:rFonts w:hint="eastAsia"/>
          <w:sz w:val="24"/>
        </w:rPr>
        <w:t>n</w:t>
      </w:r>
      <w:r w:rsidR="001F56D8">
        <w:rPr>
          <w:rFonts w:hint="eastAsia"/>
          <w:sz w:val="24"/>
        </w:rPr>
        <w:t>，必经点数</w:t>
      </w:r>
      <w:r w:rsidR="002575CF">
        <w:rPr>
          <w:rFonts w:hint="eastAsia"/>
          <w:sz w:val="24"/>
        </w:rPr>
        <w:t>m1</w:t>
      </w:r>
      <w:r w:rsidR="00C62C53">
        <w:rPr>
          <w:rFonts w:hint="eastAsia"/>
          <w:sz w:val="24"/>
        </w:rPr>
        <w:t>（</w:t>
      </w:r>
      <w:r w:rsidR="001F56D8">
        <w:rPr>
          <w:rFonts w:hint="eastAsia"/>
          <w:sz w:val="24"/>
        </w:rPr>
        <w:t>首选路和备选路必经点数量默认相同</w:t>
      </w:r>
      <w:r w:rsidR="00C62C53">
        <w:rPr>
          <w:rFonts w:hint="eastAsia"/>
          <w:sz w:val="24"/>
        </w:rPr>
        <w:t>）</w:t>
      </w:r>
      <w:r w:rsidR="001F56D8">
        <w:rPr>
          <w:rFonts w:hint="eastAsia"/>
          <w:sz w:val="24"/>
        </w:rPr>
        <w:t>，首选</w:t>
      </w:r>
      <w:r w:rsidR="002575CF">
        <w:rPr>
          <w:rFonts w:hint="eastAsia"/>
          <w:sz w:val="24"/>
        </w:rPr>
        <w:t>及备选</w:t>
      </w:r>
      <w:r w:rsidR="001F56D8">
        <w:rPr>
          <w:rFonts w:hint="eastAsia"/>
          <w:sz w:val="24"/>
        </w:rPr>
        <w:t>路上</w:t>
      </w:r>
      <w:r w:rsidR="002575CF">
        <w:rPr>
          <w:rFonts w:hint="eastAsia"/>
          <w:sz w:val="24"/>
        </w:rPr>
        <w:t>期望节点</w:t>
      </w:r>
      <w:r w:rsidR="002575CF">
        <w:rPr>
          <w:rFonts w:hint="eastAsia"/>
          <w:sz w:val="24"/>
        </w:rPr>
        <w:t>m2</w:t>
      </w:r>
      <w:r w:rsidR="0053443A">
        <w:rPr>
          <w:rFonts w:hint="eastAsia"/>
          <w:sz w:val="24"/>
        </w:rPr>
        <w:t>，</w:t>
      </w:r>
      <w:r>
        <w:rPr>
          <w:rFonts w:hint="eastAsia"/>
          <w:sz w:val="24"/>
        </w:rPr>
        <w:t>以及</w:t>
      </w:r>
      <w:r w:rsidR="0053443A">
        <w:rPr>
          <w:rFonts w:hint="eastAsia"/>
          <w:sz w:val="24"/>
        </w:rPr>
        <w:t>各出度范围。</w:t>
      </w:r>
    </w:p>
    <w:p w:rsidR="001F56D8" w:rsidRDefault="001F56D8" w:rsidP="001F56D8">
      <w:pPr>
        <w:spacing w:line="360" w:lineRule="auto"/>
        <w:ind w:firstLineChars="200" w:firstLine="480"/>
        <w:rPr>
          <w:sz w:val="24"/>
        </w:rPr>
      </w:pPr>
      <w:r>
        <w:rPr>
          <w:rFonts w:hint="eastAsia"/>
          <w:sz w:val="24"/>
        </w:rPr>
        <w:t>该程序会根据总节点数、各点的出度范围，随机生成一副图</w:t>
      </w:r>
      <w:r w:rsidR="0053443A">
        <w:rPr>
          <w:rFonts w:hint="eastAsia"/>
          <w:sz w:val="24"/>
        </w:rPr>
        <w:t>文件</w:t>
      </w:r>
      <w:r w:rsidR="0053443A">
        <w:rPr>
          <w:rFonts w:hint="eastAsia"/>
          <w:sz w:val="24"/>
        </w:rPr>
        <w:t>topo.csv</w:t>
      </w:r>
      <w:r>
        <w:rPr>
          <w:rFonts w:hint="eastAsia"/>
          <w:sz w:val="24"/>
        </w:rPr>
        <w:t>。同时将必经点数</w:t>
      </w:r>
      <w:r w:rsidR="0053443A">
        <w:rPr>
          <w:rFonts w:hint="eastAsia"/>
          <w:sz w:val="24"/>
        </w:rPr>
        <w:t>m1</w:t>
      </w:r>
      <w:r>
        <w:rPr>
          <w:rFonts w:hint="eastAsia"/>
          <w:sz w:val="24"/>
        </w:rPr>
        <w:t>和路上的期望节点数</w:t>
      </w:r>
      <w:r w:rsidR="002575CF">
        <w:rPr>
          <w:rFonts w:hint="eastAsia"/>
          <w:sz w:val="24"/>
        </w:rPr>
        <w:t>（路上其他点数）</w:t>
      </w:r>
      <w:r w:rsidR="0053443A">
        <w:rPr>
          <w:rFonts w:hint="eastAsia"/>
          <w:sz w:val="24"/>
        </w:rPr>
        <w:t>m2</w:t>
      </w:r>
      <w:r>
        <w:rPr>
          <w:rFonts w:hint="eastAsia"/>
          <w:sz w:val="24"/>
        </w:rPr>
        <w:t>相加，获得一个参考路节点数</w:t>
      </w:r>
      <w:r w:rsidR="002575CF">
        <w:rPr>
          <w:rFonts w:hint="eastAsia"/>
          <w:sz w:val="24"/>
        </w:rPr>
        <w:t>M</w:t>
      </w:r>
      <w:r>
        <w:rPr>
          <w:rFonts w:hint="eastAsia"/>
          <w:sz w:val="24"/>
        </w:rPr>
        <w:t>，利用</w:t>
      </w:r>
      <w:r>
        <w:rPr>
          <w:rFonts w:hint="eastAsia"/>
          <w:sz w:val="24"/>
        </w:rPr>
        <w:t>folyd</w:t>
      </w:r>
      <w:r>
        <w:rPr>
          <w:rFonts w:hint="eastAsia"/>
          <w:sz w:val="24"/>
        </w:rPr>
        <w:t>插点法</w:t>
      </w:r>
      <w:r w:rsidR="00FA0F47" w:rsidRPr="00DD280C">
        <w:rPr>
          <w:rFonts w:hint="eastAsia"/>
          <w:sz w:val="24"/>
          <w:vertAlign w:val="superscript"/>
        </w:rPr>
        <w:t>[</w:t>
      </w:r>
      <w:r w:rsidR="0001727D" w:rsidRPr="00DD280C">
        <w:rPr>
          <w:rFonts w:hint="eastAsia"/>
          <w:sz w:val="24"/>
          <w:vertAlign w:val="superscript"/>
        </w:rPr>
        <w:t>11</w:t>
      </w:r>
      <w:r w:rsidR="00FA0F47" w:rsidRPr="00DD280C">
        <w:rPr>
          <w:rFonts w:hint="eastAsia"/>
          <w:sz w:val="24"/>
          <w:vertAlign w:val="superscript"/>
        </w:rPr>
        <w:t>]</w:t>
      </w:r>
      <w:r>
        <w:rPr>
          <w:rFonts w:hint="eastAsia"/>
          <w:sz w:val="24"/>
        </w:rPr>
        <w:t>，</w:t>
      </w:r>
      <w:r w:rsidR="002575CF">
        <w:rPr>
          <w:rFonts w:hint="eastAsia"/>
          <w:sz w:val="24"/>
        </w:rPr>
        <w:t>以</w:t>
      </w:r>
      <m:oMath>
        <m:r>
          <w:rPr>
            <w:rFonts w:ascii="Cambria Math" w:hAnsi="Cambria Math" w:hint="eastAsia"/>
            <w:sz w:val="24"/>
          </w:rPr>
          <m:t>O(</m:t>
        </m:r>
        <m:sSup>
          <m:sSupPr>
            <m:ctrlPr>
              <w:rPr>
                <w:rFonts w:ascii="Cambria Math" w:hAnsi="Cambria Math"/>
                <w:i/>
                <w:sz w:val="24"/>
              </w:rPr>
            </m:ctrlPr>
          </m:sSupPr>
          <m:e>
            <m:r>
              <w:rPr>
                <w:rFonts w:ascii="Cambria Math" w:hAnsi="Cambria Math" w:hint="eastAsia"/>
                <w:sz w:val="24"/>
              </w:rPr>
              <m:t>n</m:t>
            </m:r>
          </m:e>
          <m:sup>
            <m:r>
              <w:rPr>
                <w:rFonts w:ascii="Cambria Math" w:hAnsi="Cambria Math"/>
                <w:sz w:val="24"/>
              </w:rPr>
              <m:t>3</m:t>
            </m:r>
          </m:sup>
        </m:sSup>
        <m:r>
          <w:rPr>
            <w:rFonts w:ascii="Cambria Math" w:hAnsi="Cambria Math"/>
            <w:sz w:val="24"/>
          </w:rPr>
          <m:t>∙</m:t>
        </m:r>
        <m:r>
          <w:rPr>
            <w:rFonts w:ascii="Cambria Math" w:hAnsi="Cambria Math" w:hint="eastAsia"/>
            <w:sz w:val="24"/>
          </w:rPr>
          <m:t>M)</m:t>
        </m:r>
      </m:oMath>
      <w:r w:rsidR="002575CF">
        <w:rPr>
          <w:rFonts w:hint="eastAsia"/>
          <w:sz w:val="24"/>
        </w:rPr>
        <w:t>的时间复杂度，</w:t>
      </w:r>
      <w:r>
        <w:rPr>
          <w:rFonts w:hint="eastAsia"/>
          <w:sz w:val="24"/>
        </w:rPr>
        <w:t>在图上</w:t>
      </w:r>
      <w:r w:rsidR="00FA0F47">
        <w:rPr>
          <w:rFonts w:hint="eastAsia"/>
          <w:sz w:val="24"/>
        </w:rPr>
        <w:t>寻得</w:t>
      </w:r>
      <w:r>
        <w:rPr>
          <w:rFonts w:hint="eastAsia"/>
          <w:sz w:val="24"/>
        </w:rPr>
        <w:t>一条</w:t>
      </w:r>
      <w:r w:rsidR="0053443A">
        <w:rPr>
          <w:rFonts w:hint="eastAsia"/>
          <w:sz w:val="24"/>
        </w:rPr>
        <w:t>仅</w:t>
      </w:r>
      <w:r>
        <w:rPr>
          <w:rFonts w:hint="eastAsia"/>
          <w:sz w:val="24"/>
        </w:rPr>
        <w:t>有</w:t>
      </w:r>
      <w:r w:rsidR="002575CF">
        <w:rPr>
          <w:rFonts w:hint="eastAsia"/>
          <w:sz w:val="24"/>
        </w:rPr>
        <w:t>M</w:t>
      </w:r>
      <w:r>
        <w:rPr>
          <w:rFonts w:hint="eastAsia"/>
          <w:sz w:val="24"/>
        </w:rPr>
        <w:t>个节点的“最短路”</w:t>
      </w:r>
      <w:r w:rsidR="0053443A">
        <w:rPr>
          <w:rFonts w:hint="eastAsia"/>
          <w:sz w:val="24"/>
        </w:rPr>
        <w:t>，</w:t>
      </w:r>
      <w:r w:rsidR="002575CF">
        <w:rPr>
          <w:rFonts w:hint="eastAsia"/>
          <w:sz w:val="24"/>
        </w:rPr>
        <w:t>选路结束后，</w:t>
      </w:r>
      <w:r w:rsidR="0053443A">
        <w:rPr>
          <w:rFonts w:hint="eastAsia"/>
          <w:sz w:val="24"/>
        </w:rPr>
        <w:t>在该路上随机选取</w:t>
      </w:r>
      <w:r w:rsidR="0053443A">
        <w:rPr>
          <w:rFonts w:hint="eastAsia"/>
          <w:sz w:val="24"/>
        </w:rPr>
        <w:t>m1</w:t>
      </w:r>
      <w:r w:rsidR="0053443A">
        <w:rPr>
          <w:rFonts w:hint="eastAsia"/>
          <w:sz w:val="24"/>
        </w:rPr>
        <w:t>个点当作必经点，生成需求文件</w:t>
      </w:r>
      <w:r w:rsidR="0053443A">
        <w:rPr>
          <w:rFonts w:hint="eastAsia"/>
          <w:sz w:val="24"/>
        </w:rPr>
        <w:t>demand.csv</w:t>
      </w:r>
      <w:r w:rsidR="0053443A">
        <w:rPr>
          <w:rFonts w:hint="eastAsia"/>
          <w:sz w:val="24"/>
        </w:rPr>
        <w:t>和参考答案文件</w:t>
      </w:r>
      <w:r w:rsidR="0053443A">
        <w:rPr>
          <w:rFonts w:hint="eastAsia"/>
          <w:sz w:val="24"/>
        </w:rPr>
        <w:t>result.csv</w:t>
      </w:r>
      <w:r w:rsidR="0053443A">
        <w:rPr>
          <w:rFonts w:hint="eastAsia"/>
          <w:sz w:val="24"/>
        </w:rPr>
        <w:t>。</w:t>
      </w:r>
      <w:r w:rsidR="002575CF">
        <w:rPr>
          <w:rFonts w:hint="eastAsia"/>
          <w:sz w:val="24"/>
        </w:rPr>
        <w:t>首选路生成结束后，去掉</w:t>
      </w:r>
      <w:r w:rsidR="00DC2194">
        <w:rPr>
          <w:rFonts w:hint="eastAsia"/>
          <w:sz w:val="24"/>
        </w:rPr>
        <w:t>首选路所经过的边，以相同方法，进行备选路的选择，保证</w:t>
      </w:r>
      <w:r w:rsidR="0053443A">
        <w:rPr>
          <w:rFonts w:hint="eastAsia"/>
          <w:sz w:val="24"/>
        </w:rPr>
        <w:t>注意：该参考答案文件并非正确答案，仅仅是一个可行解，用来和我们的算法进行效果比对所用。</w:t>
      </w:r>
    </w:p>
    <w:p w:rsidR="0053443A" w:rsidRDefault="0053443A" w:rsidP="001F56D8">
      <w:pPr>
        <w:spacing w:line="360" w:lineRule="auto"/>
        <w:ind w:firstLineChars="200" w:firstLine="480"/>
        <w:rPr>
          <w:sz w:val="24"/>
        </w:rPr>
      </w:pPr>
      <w:r>
        <w:rPr>
          <w:rFonts w:hint="eastAsia"/>
          <w:sz w:val="24"/>
        </w:rPr>
        <w:t>下面给出各测试结果。</w:t>
      </w:r>
    </w:p>
    <w:p w:rsidR="00CA294B" w:rsidRDefault="00CA294B" w:rsidP="001F56D8">
      <w:pPr>
        <w:spacing w:line="360" w:lineRule="auto"/>
        <w:ind w:firstLineChars="200" w:firstLine="480"/>
        <w:rPr>
          <w:sz w:val="24"/>
        </w:rPr>
      </w:pPr>
    </w:p>
    <w:p w:rsidR="00CA294B" w:rsidRDefault="00CA294B" w:rsidP="001F56D8">
      <w:pPr>
        <w:spacing w:line="360" w:lineRule="auto"/>
        <w:ind w:firstLineChars="200" w:firstLine="480"/>
        <w:rPr>
          <w:sz w:val="24"/>
        </w:rPr>
      </w:pPr>
    </w:p>
    <w:p w:rsidR="00CA294B" w:rsidRDefault="00CA294B" w:rsidP="00896E12">
      <w:pPr>
        <w:spacing w:line="360" w:lineRule="auto"/>
        <w:rPr>
          <w:sz w:val="24"/>
        </w:rPr>
      </w:pPr>
    </w:p>
    <w:p w:rsidR="00547810" w:rsidRPr="00CA294B" w:rsidRDefault="00547810" w:rsidP="00D1036A">
      <w:pPr>
        <w:pageBreakBefore/>
        <w:spacing w:beforeLines="50"/>
        <w:jc w:val="center"/>
        <w:rPr>
          <w:szCs w:val="21"/>
        </w:rPr>
      </w:pPr>
      <w:r w:rsidRPr="00CA294B">
        <w:rPr>
          <w:rFonts w:hint="eastAsia"/>
          <w:szCs w:val="21"/>
        </w:rPr>
        <w:lastRenderedPageBreak/>
        <w:t>表</w:t>
      </w:r>
      <w:r w:rsidR="00EB5824">
        <w:rPr>
          <w:rFonts w:hint="eastAsia"/>
          <w:szCs w:val="21"/>
        </w:rPr>
        <w:t>5-</w:t>
      </w:r>
      <w:r w:rsidRPr="00CA294B">
        <w:rPr>
          <w:rFonts w:hint="eastAsia"/>
          <w:szCs w:val="21"/>
        </w:rPr>
        <w:t>1</w:t>
      </w:r>
      <w:r w:rsidR="00654DD1" w:rsidRPr="00CA294B">
        <w:rPr>
          <w:rFonts w:hint="eastAsia"/>
          <w:szCs w:val="21"/>
        </w:rPr>
        <w:t xml:space="preserve">  50</w:t>
      </w:r>
      <w:r w:rsidR="00654DD1" w:rsidRPr="00CA294B">
        <w:rPr>
          <w:rFonts w:hint="eastAsia"/>
          <w:szCs w:val="21"/>
        </w:rPr>
        <w:t>点规模图的测试</w:t>
      </w:r>
    </w:p>
    <w:tbl>
      <w:tblPr>
        <w:tblStyle w:val="af1"/>
        <w:tblW w:w="2455" w:type="pct"/>
        <w:jc w:val="center"/>
        <w:tblCellMar>
          <w:top w:w="108" w:type="dxa"/>
        </w:tblCellMar>
        <w:tblLook w:val="04A0"/>
      </w:tblPr>
      <w:tblGrid>
        <w:gridCol w:w="2062"/>
        <w:gridCol w:w="916"/>
        <w:gridCol w:w="709"/>
        <w:gridCol w:w="851"/>
      </w:tblGrid>
      <w:tr w:rsidR="00B5641A" w:rsidTr="00967042">
        <w:trPr>
          <w:jc w:val="center"/>
        </w:trPr>
        <w:tc>
          <w:tcPr>
            <w:tcW w:w="2272" w:type="pct"/>
            <w:vAlign w:val="center"/>
          </w:tcPr>
          <w:p w:rsidR="00B5641A" w:rsidRPr="00DD280C" w:rsidRDefault="00B5641A" w:rsidP="00967042">
            <w:pPr>
              <w:spacing w:line="360" w:lineRule="auto"/>
              <w:jc w:val="center"/>
              <w:rPr>
                <w:sz w:val="24"/>
              </w:rPr>
            </w:pPr>
            <w:r w:rsidRPr="00DD280C">
              <w:rPr>
                <w:rFonts w:hint="eastAsia"/>
                <w:sz w:val="24"/>
              </w:rPr>
              <w:t>点总数</w:t>
            </w:r>
          </w:p>
        </w:tc>
        <w:tc>
          <w:tcPr>
            <w:tcW w:w="1009" w:type="pct"/>
            <w:vAlign w:val="center"/>
          </w:tcPr>
          <w:p w:rsidR="00B5641A" w:rsidRDefault="00B5641A" w:rsidP="00967042">
            <w:pPr>
              <w:spacing w:line="360" w:lineRule="auto"/>
              <w:jc w:val="center"/>
              <w:rPr>
                <w:sz w:val="24"/>
              </w:rPr>
            </w:pPr>
            <w:r>
              <w:rPr>
                <w:rFonts w:hint="eastAsia"/>
                <w:sz w:val="24"/>
              </w:rPr>
              <w:t>50</w:t>
            </w:r>
          </w:p>
        </w:tc>
        <w:tc>
          <w:tcPr>
            <w:tcW w:w="781" w:type="pct"/>
            <w:vAlign w:val="center"/>
          </w:tcPr>
          <w:p w:rsidR="00B5641A" w:rsidRDefault="00B5641A" w:rsidP="00967042">
            <w:pPr>
              <w:spacing w:line="360" w:lineRule="auto"/>
              <w:jc w:val="center"/>
              <w:rPr>
                <w:sz w:val="24"/>
              </w:rPr>
            </w:pPr>
            <w:r>
              <w:rPr>
                <w:rFonts w:hint="eastAsia"/>
                <w:sz w:val="24"/>
              </w:rPr>
              <w:t>50</w:t>
            </w:r>
          </w:p>
        </w:tc>
        <w:tc>
          <w:tcPr>
            <w:tcW w:w="938" w:type="pct"/>
            <w:vAlign w:val="center"/>
          </w:tcPr>
          <w:p w:rsidR="00B5641A" w:rsidRDefault="00B5641A" w:rsidP="00967042">
            <w:pPr>
              <w:spacing w:line="360" w:lineRule="auto"/>
              <w:jc w:val="center"/>
              <w:rPr>
                <w:sz w:val="24"/>
              </w:rPr>
            </w:pPr>
            <w:r>
              <w:rPr>
                <w:rFonts w:hint="eastAsia"/>
                <w:sz w:val="24"/>
              </w:rPr>
              <w:t>50</w:t>
            </w:r>
          </w:p>
        </w:tc>
      </w:tr>
      <w:tr w:rsidR="00B5641A" w:rsidTr="00967042">
        <w:trPr>
          <w:jc w:val="center"/>
        </w:trPr>
        <w:tc>
          <w:tcPr>
            <w:tcW w:w="2272" w:type="pct"/>
            <w:vAlign w:val="center"/>
          </w:tcPr>
          <w:p w:rsidR="00B5641A" w:rsidRPr="00DD280C" w:rsidRDefault="00B5641A" w:rsidP="00967042">
            <w:pPr>
              <w:spacing w:line="360" w:lineRule="auto"/>
              <w:jc w:val="center"/>
              <w:rPr>
                <w:sz w:val="24"/>
              </w:rPr>
            </w:pPr>
            <w:r w:rsidRPr="00DD280C">
              <w:rPr>
                <w:rFonts w:hint="eastAsia"/>
                <w:sz w:val="24"/>
              </w:rPr>
              <w:t>必经点数</w:t>
            </w:r>
          </w:p>
        </w:tc>
        <w:tc>
          <w:tcPr>
            <w:tcW w:w="1009" w:type="pct"/>
            <w:vAlign w:val="center"/>
          </w:tcPr>
          <w:p w:rsidR="00B5641A" w:rsidRDefault="00B5641A" w:rsidP="00967042">
            <w:pPr>
              <w:spacing w:line="360" w:lineRule="auto"/>
              <w:jc w:val="center"/>
              <w:rPr>
                <w:sz w:val="24"/>
              </w:rPr>
            </w:pPr>
            <w:r>
              <w:rPr>
                <w:rFonts w:hint="eastAsia"/>
                <w:sz w:val="24"/>
              </w:rPr>
              <w:t>2</w:t>
            </w:r>
          </w:p>
        </w:tc>
        <w:tc>
          <w:tcPr>
            <w:tcW w:w="781" w:type="pct"/>
            <w:vAlign w:val="center"/>
          </w:tcPr>
          <w:p w:rsidR="00B5641A" w:rsidRDefault="00B5641A" w:rsidP="00967042">
            <w:pPr>
              <w:spacing w:line="360" w:lineRule="auto"/>
              <w:jc w:val="center"/>
              <w:rPr>
                <w:sz w:val="24"/>
              </w:rPr>
            </w:pPr>
            <w:r>
              <w:rPr>
                <w:rFonts w:hint="eastAsia"/>
                <w:sz w:val="24"/>
              </w:rPr>
              <w:t>5</w:t>
            </w:r>
          </w:p>
        </w:tc>
        <w:tc>
          <w:tcPr>
            <w:tcW w:w="938" w:type="pct"/>
            <w:vAlign w:val="center"/>
          </w:tcPr>
          <w:p w:rsidR="00B5641A" w:rsidRDefault="00B5641A" w:rsidP="00967042">
            <w:pPr>
              <w:spacing w:line="360" w:lineRule="auto"/>
              <w:jc w:val="center"/>
              <w:rPr>
                <w:sz w:val="24"/>
              </w:rPr>
            </w:pPr>
            <w:r>
              <w:rPr>
                <w:rFonts w:hint="eastAsia"/>
                <w:sz w:val="24"/>
              </w:rPr>
              <w:t>10</w:t>
            </w:r>
          </w:p>
        </w:tc>
      </w:tr>
      <w:tr w:rsidR="00B5641A" w:rsidTr="00967042">
        <w:trPr>
          <w:jc w:val="center"/>
        </w:trPr>
        <w:tc>
          <w:tcPr>
            <w:tcW w:w="2272" w:type="pct"/>
            <w:vAlign w:val="center"/>
          </w:tcPr>
          <w:p w:rsidR="00B5641A" w:rsidRPr="00DD280C" w:rsidRDefault="00B5641A" w:rsidP="00967042">
            <w:pPr>
              <w:spacing w:line="360" w:lineRule="auto"/>
              <w:jc w:val="center"/>
              <w:rPr>
                <w:sz w:val="24"/>
              </w:rPr>
            </w:pPr>
            <w:r w:rsidRPr="00DD280C">
              <w:rPr>
                <w:rFonts w:hint="eastAsia"/>
                <w:sz w:val="24"/>
              </w:rPr>
              <w:t>路上其他点数</w:t>
            </w:r>
          </w:p>
        </w:tc>
        <w:tc>
          <w:tcPr>
            <w:tcW w:w="1009" w:type="pct"/>
            <w:vAlign w:val="center"/>
          </w:tcPr>
          <w:p w:rsidR="00B5641A" w:rsidRDefault="00B5641A" w:rsidP="00967042">
            <w:pPr>
              <w:spacing w:line="360" w:lineRule="auto"/>
              <w:jc w:val="center"/>
              <w:rPr>
                <w:sz w:val="24"/>
              </w:rPr>
            </w:pPr>
            <w:r>
              <w:rPr>
                <w:rFonts w:hint="eastAsia"/>
                <w:sz w:val="24"/>
              </w:rPr>
              <w:t>5</w:t>
            </w:r>
          </w:p>
        </w:tc>
        <w:tc>
          <w:tcPr>
            <w:tcW w:w="781" w:type="pct"/>
            <w:vAlign w:val="center"/>
          </w:tcPr>
          <w:p w:rsidR="00B5641A" w:rsidRDefault="00B5641A" w:rsidP="00967042">
            <w:pPr>
              <w:spacing w:line="360" w:lineRule="auto"/>
              <w:jc w:val="center"/>
              <w:rPr>
                <w:sz w:val="24"/>
              </w:rPr>
            </w:pPr>
            <w:r>
              <w:rPr>
                <w:rFonts w:hint="eastAsia"/>
                <w:sz w:val="24"/>
              </w:rPr>
              <w:t>5</w:t>
            </w:r>
          </w:p>
        </w:tc>
        <w:tc>
          <w:tcPr>
            <w:tcW w:w="938" w:type="pct"/>
            <w:vAlign w:val="center"/>
          </w:tcPr>
          <w:p w:rsidR="00B5641A" w:rsidRDefault="00B5641A" w:rsidP="00967042">
            <w:pPr>
              <w:spacing w:line="360" w:lineRule="auto"/>
              <w:jc w:val="center"/>
              <w:rPr>
                <w:sz w:val="24"/>
              </w:rPr>
            </w:pPr>
            <w:r>
              <w:rPr>
                <w:rFonts w:hint="eastAsia"/>
                <w:sz w:val="24"/>
              </w:rPr>
              <w:t>5</w:t>
            </w:r>
          </w:p>
        </w:tc>
      </w:tr>
      <w:tr w:rsidR="00B5641A" w:rsidTr="00967042">
        <w:trPr>
          <w:jc w:val="center"/>
        </w:trPr>
        <w:tc>
          <w:tcPr>
            <w:tcW w:w="2272" w:type="pct"/>
            <w:vAlign w:val="center"/>
          </w:tcPr>
          <w:p w:rsidR="00B5641A" w:rsidRPr="00DD280C" w:rsidRDefault="00B5641A" w:rsidP="00967042">
            <w:pPr>
              <w:spacing w:line="360" w:lineRule="auto"/>
              <w:jc w:val="center"/>
              <w:rPr>
                <w:sz w:val="24"/>
              </w:rPr>
            </w:pPr>
            <w:r w:rsidRPr="00DD280C">
              <w:rPr>
                <w:rFonts w:hint="eastAsia"/>
                <w:sz w:val="24"/>
              </w:rPr>
              <w:t>参考答案长度</w:t>
            </w:r>
          </w:p>
        </w:tc>
        <w:tc>
          <w:tcPr>
            <w:tcW w:w="1009" w:type="pct"/>
            <w:vAlign w:val="center"/>
          </w:tcPr>
          <w:p w:rsidR="00B5641A" w:rsidRDefault="00B5641A" w:rsidP="00967042">
            <w:pPr>
              <w:spacing w:line="360" w:lineRule="auto"/>
              <w:jc w:val="center"/>
              <w:rPr>
                <w:sz w:val="24"/>
              </w:rPr>
            </w:pPr>
            <w:r>
              <w:rPr>
                <w:rFonts w:hint="eastAsia"/>
                <w:sz w:val="24"/>
              </w:rPr>
              <w:t>52</w:t>
            </w:r>
          </w:p>
        </w:tc>
        <w:tc>
          <w:tcPr>
            <w:tcW w:w="781" w:type="pct"/>
            <w:vAlign w:val="center"/>
          </w:tcPr>
          <w:p w:rsidR="00B5641A" w:rsidRDefault="00B5641A" w:rsidP="00967042">
            <w:pPr>
              <w:spacing w:line="360" w:lineRule="auto"/>
              <w:jc w:val="center"/>
              <w:rPr>
                <w:sz w:val="24"/>
              </w:rPr>
            </w:pPr>
            <w:r>
              <w:rPr>
                <w:rFonts w:hint="eastAsia"/>
                <w:sz w:val="24"/>
              </w:rPr>
              <w:t>37</w:t>
            </w:r>
          </w:p>
        </w:tc>
        <w:tc>
          <w:tcPr>
            <w:tcW w:w="938" w:type="pct"/>
            <w:vAlign w:val="center"/>
          </w:tcPr>
          <w:p w:rsidR="00B5641A" w:rsidRDefault="00B5641A" w:rsidP="00967042">
            <w:pPr>
              <w:spacing w:line="360" w:lineRule="auto"/>
              <w:jc w:val="center"/>
              <w:rPr>
                <w:sz w:val="24"/>
              </w:rPr>
            </w:pPr>
            <w:r>
              <w:rPr>
                <w:rFonts w:hint="eastAsia"/>
                <w:sz w:val="24"/>
              </w:rPr>
              <w:t>104</w:t>
            </w:r>
          </w:p>
        </w:tc>
      </w:tr>
      <w:tr w:rsidR="00B5641A" w:rsidTr="00967042">
        <w:trPr>
          <w:jc w:val="center"/>
        </w:trPr>
        <w:tc>
          <w:tcPr>
            <w:tcW w:w="2272" w:type="pct"/>
            <w:vAlign w:val="center"/>
          </w:tcPr>
          <w:p w:rsidR="00B5641A" w:rsidRPr="00DD280C" w:rsidRDefault="00B5641A" w:rsidP="00967042">
            <w:pPr>
              <w:spacing w:line="360" w:lineRule="auto"/>
              <w:jc w:val="center"/>
              <w:rPr>
                <w:sz w:val="24"/>
              </w:rPr>
            </w:pPr>
            <w:r w:rsidRPr="00DD280C">
              <w:rPr>
                <w:rFonts w:hint="eastAsia"/>
                <w:sz w:val="24"/>
              </w:rPr>
              <w:t>测试结果长度</w:t>
            </w:r>
          </w:p>
        </w:tc>
        <w:tc>
          <w:tcPr>
            <w:tcW w:w="1009" w:type="pct"/>
            <w:vAlign w:val="center"/>
          </w:tcPr>
          <w:p w:rsidR="00B5641A" w:rsidRDefault="00B5641A" w:rsidP="00967042">
            <w:pPr>
              <w:spacing w:line="360" w:lineRule="auto"/>
              <w:jc w:val="center"/>
              <w:rPr>
                <w:sz w:val="24"/>
              </w:rPr>
            </w:pPr>
            <w:r>
              <w:rPr>
                <w:rFonts w:hint="eastAsia"/>
                <w:sz w:val="24"/>
              </w:rPr>
              <w:t>52</w:t>
            </w:r>
          </w:p>
        </w:tc>
        <w:tc>
          <w:tcPr>
            <w:tcW w:w="781" w:type="pct"/>
            <w:vAlign w:val="center"/>
          </w:tcPr>
          <w:p w:rsidR="00B5641A" w:rsidRDefault="00B5641A" w:rsidP="00967042">
            <w:pPr>
              <w:spacing w:line="360" w:lineRule="auto"/>
              <w:jc w:val="center"/>
              <w:rPr>
                <w:sz w:val="24"/>
              </w:rPr>
            </w:pPr>
            <w:r>
              <w:rPr>
                <w:rFonts w:hint="eastAsia"/>
                <w:sz w:val="24"/>
              </w:rPr>
              <w:t>36</w:t>
            </w:r>
          </w:p>
        </w:tc>
        <w:tc>
          <w:tcPr>
            <w:tcW w:w="938" w:type="pct"/>
            <w:vAlign w:val="center"/>
          </w:tcPr>
          <w:p w:rsidR="00B5641A" w:rsidRDefault="00B5641A" w:rsidP="00967042">
            <w:pPr>
              <w:spacing w:line="360" w:lineRule="auto"/>
              <w:jc w:val="center"/>
              <w:rPr>
                <w:sz w:val="24"/>
              </w:rPr>
            </w:pPr>
            <w:r>
              <w:rPr>
                <w:rFonts w:hint="eastAsia"/>
                <w:sz w:val="24"/>
              </w:rPr>
              <w:t>1</w:t>
            </w:r>
            <w:r w:rsidR="00E77815">
              <w:rPr>
                <w:rFonts w:hint="eastAsia"/>
                <w:sz w:val="24"/>
              </w:rPr>
              <w:t>1</w:t>
            </w:r>
            <w:r>
              <w:rPr>
                <w:rFonts w:hint="eastAsia"/>
                <w:sz w:val="24"/>
              </w:rPr>
              <w:t>7</w:t>
            </w:r>
          </w:p>
        </w:tc>
      </w:tr>
      <w:tr w:rsidR="00B5641A" w:rsidTr="00967042">
        <w:trPr>
          <w:jc w:val="center"/>
        </w:trPr>
        <w:tc>
          <w:tcPr>
            <w:tcW w:w="2272" w:type="pct"/>
            <w:vAlign w:val="center"/>
          </w:tcPr>
          <w:p w:rsidR="00B5641A" w:rsidRPr="00DD280C" w:rsidRDefault="00B5641A" w:rsidP="00967042">
            <w:pPr>
              <w:spacing w:line="360" w:lineRule="auto"/>
              <w:jc w:val="center"/>
              <w:rPr>
                <w:sz w:val="24"/>
              </w:rPr>
            </w:pPr>
            <w:r w:rsidRPr="00DD280C">
              <w:rPr>
                <w:rFonts w:hint="eastAsia"/>
                <w:sz w:val="24"/>
              </w:rPr>
              <w:t>测试结果重边数</w:t>
            </w:r>
          </w:p>
        </w:tc>
        <w:tc>
          <w:tcPr>
            <w:tcW w:w="1009" w:type="pct"/>
            <w:vAlign w:val="center"/>
          </w:tcPr>
          <w:p w:rsidR="00B5641A" w:rsidRDefault="00B5641A" w:rsidP="00967042">
            <w:pPr>
              <w:spacing w:line="360" w:lineRule="auto"/>
              <w:jc w:val="center"/>
              <w:rPr>
                <w:sz w:val="24"/>
              </w:rPr>
            </w:pPr>
            <w:r>
              <w:rPr>
                <w:rFonts w:hint="eastAsia"/>
                <w:sz w:val="24"/>
              </w:rPr>
              <w:t>0</w:t>
            </w:r>
          </w:p>
        </w:tc>
        <w:tc>
          <w:tcPr>
            <w:tcW w:w="781" w:type="pct"/>
            <w:vAlign w:val="center"/>
          </w:tcPr>
          <w:p w:rsidR="00B5641A" w:rsidRDefault="00B5641A" w:rsidP="00967042">
            <w:pPr>
              <w:spacing w:line="360" w:lineRule="auto"/>
              <w:jc w:val="center"/>
              <w:rPr>
                <w:sz w:val="24"/>
              </w:rPr>
            </w:pPr>
            <w:r>
              <w:rPr>
                <w:rFonts w:hint="eastAsia"/>
                <w:sz w:val="24"/>
              </w:rPr>
              <w:t>0</w:t>
            </w:r>
          </w:p>
        </w:tc>
        <w:tc>
          <w:tcPr>
            <w:tcW w:w="938" w:type="pct"/>
            <w:vAlign w:val="center"/>
          </w:tcPr>
          <w:p w:rsidR="00B5641A" w:rsidRDefault="00B5641A" w:rsidP="00967042">
            <w:pPr>
              <w:spacing w:line="360" w:lineRule="auto"/>
              <w:jc w:val="center"/>
              <w:rPr>
                <w:sz w:val="24"/>
              </w:rPr>
            </w:pPr>
            <w:r>
              <w:rPr>
                <w:rFonts w:hint="eastAsia"/>
                <w:sz w:val="24"/>
              </w:rPr>
              <w:t>0</w:t>
            </w:r>
          </w:p>
        </w:tc>
      </w:tr>
    </w:tbl>
    <w:p w:rsidR="00E77815" w:rsidRDefault="00E77815" w:rsidP="00547810">
      <w:pPr>
        <w:spacing w:line="360" w:lineRule="auto"/>
        <w:ind w:firstLineChars="200" w:firstLine="480"/>
        <w:jc w:val="center"/>
        <w:rPr>
          <w:sz w:val="24"/>
        </w:rPr>
      </w:pPr>
    </w:p>
    <w:p w:rsidR="002575CF" w:rsidRDefault="00E77815" w:rsidP="00300E6A">
      <w:pPr>
        <w:spacing w:line="360" w:lineRule="auto"/>
        <w:ind w:firstLineChars="200" w:firstLine="480"/>
        <w:rPr>
          <w:sz w:val="24"/>
        </w:rPr>
      </w:pPr>
      <w:r>
        <w:rPr>
          <w:rFonts w:hint="eastAsia"/>
          <w:sz w:val="24"/>
        </w:rPr>
        <w:t>由表</w:t>
      </w:r>
      <w:r w:rsidR="00DD280C">
        <w:rPr>
          <w:rFonts w:hint="eastAsia"/>
          <w:sz w:val="24"/>
        </w:rPr>
        <w:t>5-</w:t>
      </w:r>
      <w:r>
        <w:rPr>
          <w:rFonts w:hint="eastAsia"/>
          <w:sz w:val="24"/>
        </w:rPr>
        <w:t>1</w:t>
      </w:r>
      <w:r>
        <w:rPr>
          <w:rFonts w:hint="eastAsia"/>
          <w:sz w:val="24"/>
        </w:rPr>
        <w:t>可以看出，在点数较少时，测得的结果能够较为贴近参考答案长度。</w:t>
      </w:r>
    </w:p>
    <w:p w:rsidR="00547810" w:rsidRPr="00CA294B" w:rsidRDefault="00547810" w:rsidP="00D1036A">
      <w:pPr>
        <w:spacing w:beforeLines="50"/>
        <w:jc w:val="center"/>
        <w:rPr>
          <w:szCs w:val="21"/>
        </w:rPr>
      </w:pPr>
      <w:r w:rsidRPr="00CA294B">
        <w:rPr>
          <w:rFonts w:hint="eastAsia"/>
          <w:szCs w:val="21"/>
        </w:rPr>
        <w:t>表</w:t>
      </w:r>
      <w:r w:rsidR="00EB5824">
        <w:rPr>
          <w:rFonts w:hint="eastAsia"/>
          <w:szCs w:val="21"/>
        </w:rPr>
        <w:t>5-</w:t>
      </w:r>
      <w:r w:rsidRPr="00CA294B">
        <w:rPr>
          <w:rFonts w:hint="eastAsia"/>
          <w:szCs w:val="21"/>
        </w:rPr>
        <w:t>2</w:t>
      </w:r>
      <w:r w:rsidR="00EB5824">
        <w:rPr>
          <w:rFonts w:hint="eastAsia"/>
          <w:szCs w:val="21"/>
        </w:rPr>
        <w:t xml:space="preserve">  </w:t>
      </w:r>
      <w:r w:rsidR="00654DD1" w:rsidRPr="00CA294B">
        <w:rPr>
          <w:rFonts w:hint="eastAsia"/>
          <w:szCs w:val="21"/>
        </w:rPr>
        <w:t>200</w:t>
      </w:r>
      <w:r w:rsidR="00654DD1" w:rsidRPr="00CA294B">
        <w:rPr>
          <w:rFonts w:hint="eastAsia"/>
          <w:szCs w:val="21"/>
        </w:rPr>
        <w:t>点规模图的测试</w:t>
      </w:r>
    </w:p>
    <w:tbl>
      <w:tblPr>
        <w:tblStyle w:val="af1"/>
        <w:tblW w:w="2455" w:type="pct"/>
        <w:jc w:val="center"/>
        <w:tblCellMar>
          <w:top w:w="108" w:type="dxa"/>
        </w:tblCellMar>
        <w:tblLook w:val="04A0"/>
      </w:tblPr>
      <w:tblGrid>
        <w:gridCol w:w="2062"/>
        <w:gridCol w:w="916"/>
        <w:gridCol w:w="709"/>
        <w:gridCol w:w="851"/>
      </w:tblGrid>
      <w:tr w:rsidR="00547810" w:rsidTr="00967042">
        <w:trPr>
          <w:jc w:val="center"/>
        </w:trPr>
        <w:tc>
          <w:tcPr>
            <w:tcW w:w="2272" w:type="pct"/>
            <w:vAlign w:val="center"/>
          </w:tcPr>
          <w:p w:rsidR="00547810" w:rsidRDefault="00547810" w:rsidP="00967042">
            <w:pPr>
              <w:spacing w:line="360" w:lineRule="auto"/>
              <w:jc w:val="center"/>
              <w:rPr>
                <w:sz w:val="24"/>
              </w:rPr>
            </w:pPr>
            <w:r>
              <w:rPr>
                <w:rFonts w:hint="eastAsia"/>
                <w:sz w:val="24"/>
              </w:rPr>
              <w:t>点总数</w:t>
            </w:r>
          </w:p>
        </w:tc>
        <w:tc>
          <w:tcPr>
            <w:tcW w:w="1009" w:type="pct"/>
            <w:vAlign w:val="center"/>
          </w:tcPr>
          <w:p w:rsidR="00547810" w:rsidRDefault="00547810" w:rsidP="00967042">
            <w:pPr>
              <w:spacing w:line="360" w:lineRule="auto"/>
              <w:jc w:val="center"/>
              <w:rPr>
                <w:sz w:val="24"/>
              </w:rPr>
            </w:pPr>
            <w:r>
              <w:rPr>
                <w:rFonts w:hint="eastAsia"/>
                <w:sz w:val="24"/>
              </w:rPr>
              <w:t>200</w:t>
            </w:r>
          </w:p>
        </w:tc>
        <w:tc>
          <w:tcPr>
            <w:tcW w:w="781" w:type="pct"/>
            <w:vAlign w:val="center"/>
          </w:tcPr>
          <w:p w:rsidR="00547810" w:rsidRDefault="00547810" w:rsidP="00967042">
            <w:pPr>
              <w:spacing w:line="360" w:lineRule="auto"/>
              <w:jc w:val="center"/>
              <w:rPr>
                <w:sz w:val="24"/>
              </w:rPr>
            </w:pPr>
            <w:r>
              <w:rPr>
                <w:rFonts w:hint="eastAsia"/>
                <w:sz w:val="24"/>
              </w:rPr>
              <w:t>200</w:t>
            </w:r>
          </w:p>
        </w:tc>
        <w:tc>
          <w:tcPr>
            <w:tcW w:w="938" w:type="pct"/>
            <w:vAlign w:val="center"/>
          </w:tcPr>
          <w:p w:rsidR="00547810" w:rsidRDefault="00547810" w:rsidP="00967042">
            <w:pPr>
              <w:spacing w:line="360" w:lineRule="auto"/>
              <w:jc w:val="center"/>
              <w:rPr>
                <w:sz w:val="24"/>
              </w:rPr>
            </w:pPr>
            <w:r>
              <w:rPr>
                <w:rFonts w:hint="eastAsia"/>
                <w:sz w:val="24"/>
              </w:rPr>
              <w:t>200</w:t>
            </w:r>
          </w:p>
        </w:tc>
      </w:tr>
      <w:tr w:rsidR="00547810" w:rsidTr="00967042">
        <w:trPr>
          <w:jc w:val="center"/>
        </w:trPr>
        <w:tc>
          <w:tcPr>
            <w:tcW w:w="2272" w:type="pct"/>
            <w:vAlign w:val="center"/>
          </w:tcPr>
          <w:p w:rsidR="00547810" w:rsidRDefault="00547810" w:rsidP="00967042">
            <w:pPr>
              <w:spacing w:line="360" w:lineRule="auto"/>
              <w:jc w:val="center"/>
              <w:rPr>
                <w:sz w:val="24"/>
              </w:rPr>
            </w:pPr>
            <w:r>
              <w:rPr>
                <w:rFonts w:hint="eastAsia"/>
                <w:sz w:val="24"/>
              </w:rPr>
              <w:t>必经点数</w:t>
            </w:r>
          </w:p>
        </w:tc>
        <w:tc>
          <w:tcPr>
            <w:tcW w:w="1009" w:type="pct"/>
            <w:vAlign w:val="center"/>
          </w:tcPr>
          <w:p w:rsidR="00547810" w:rsidRDefault="00547810" w:rsidP="00967042">
            <w:pPr>
              <w:spacing w:line="360" w:lineRule="auto"/>
              <w:jc w:val="center"/>
              <w:rPr>
                <w:sz w:val="24"/>
              </w:rPr>
            </w:pPr>
            <w:r>
              <w:rPr>
                <w:rFonts w:hint="eastAsia"/>
                <w:sz w:val="24"/>
              </w:rPr>
              <w:t>2</w:t>
            </w:r>
          </w:p>
        </w:tc>
        <w:tc>
          <w:tcPr>
            <w:tcW w:w="781" w:type="pct"/>
            <w:vAlign w:val="center"/>
          </w:tcPr>
          <w:p w:rsidR="00547810" w:rsidRDefault="00547810" w:rsidP="00967042">
            <w:pPr>
              <w:spacing w:line="360" w:lineRule="auto"/>
              <w:jc w:val="center"/>
              <w:rPr>
                <w:sz w:val="24"/>
              </w:rPr>
            </w:pPr>
            <w:r>
              <w:rPr>
                <w:rFonts w:hint="eastAsia"/>
                <w:sz w:val="24"/>
              </w:rPr>
              <w:t>5</w:t>
            </w:r>
          </w:p>
        </w:tc>
        <w:tc>
          <w:tcPr>
            <w:tcW w:w="938" w:type="pct"/>
            <w:vAlign w:val="center"/>
          </w:tcPr>
          <w:p w:rsidR="00547810" w:rsidRDefault="00547810" w:rsidP="00967042">
            <w:pPr>
              <w:spacing w:line="360" w:lineRule="auto"/>
              <w:jc w:val="center"/>
              <w:rPr>
                <w:sz w:val="24"/>
              </w:rPr>
            </w:pPr>
            <w:r>
              <w:rPr>
                <w:rFonts w:hint="eastAsia"/>
                <w:sz w:val="24"/>
              </w:rPr>
              <w:t>10</w:t>
            </w:r>
          </w:p>
        </w:tc>
      </w:tr>
      <w:tr w:rsidR="00547810" w:rsidTr="00967042">
        <w:trPr>
          <w:jc w:val="center"/>
        </w:trPr>
        <w:tc>
          <w:tcPr>
            <w:tcW w:w="2272" w:type="pct"/>
            <w:vAlign w:val="center"/>
          </w:tcPr>
          <w:p w:rsidR="00547810" w:rsidRDefault="00547810" w:rsidP="00967042">
            <w:pPr>
              <w:spacing w:line="360" w:lineRule="auto"/>
              <w:jc w:val="center"/>
              <w:rPr>
                <w:sz w:val="24"/>
              </w:rPr>
            </w:pPr>
            <w:r>
              <w:rPr>
                <w:rFonts w:hint="eastAsia"/>
                <w:sz w:val="24"/>
              </w:rPr>
              <w:t>路上其他点数</w:t>
            </w:r>
          </w:p>
        </w:tc>
        <w:tc>
          <w:tcPr>
            <w:tcW w:w="1009" w:type="pct"/>
            <w:vAlign w:val="center"/>
          </w:tcPr>
          <w:p w:rsidR="00547810" w:rsidRDefault="00547810" w:rsidP="00967042">
            <w:pPr>
              <w:spacing w:line="360" w:lineRule="auto"/>
              <w:jc w:val="center"/>
              <w:rPr>
                <w:sz w:val="24"/>
              </w:rPr>
            </w:pPr>
            <w:r>
              <w:rPr>
                <w:rFonts w:hint="eastAsia"/>
                <w:sz w:val="24"/>
              </w:rPr>
              <w:t>5</w:t>
            </w:r>
          </w:p>
        </w:tc>
        <w:tc>
          <w:tcPr>
            <w:tcW w:w="781" w:type="pct"/>
            <w:vAlign w:val="center"/>
          </w:tcPr>
          <w:p w:rsidR="00547810" w:rsidRDefault="00547810" w:rsidP="00967042">
            <w:pPr>
              <w:spacing w:line="360" w:lineRule="auto"/>
              <w:jc w:val="center"/>
              <w:rPr>
                <w:sz w:val="24"/>
              </w:rPr>
            </w:pPr>
            <w:r>
              <w:rPr>
                <w:rFonts w:hint="eastAsia"/>
                <w:sz w:val="24"/>
              </w:rPr>
              <w:t>5</w:t>
            </w:r>
          </w:p>
        </w:tc>
        <w:tc>
          <w:tcPr>
            <w:tcW w:w="938" w:type="pct"/>
            <w:vAlign w:val="center"/>
          </w:tcPr>
          <w:p w:rsidR="00547810" w:rsidRDefault="00547810" w:rsidP="00967042">
            <w:pPr>
              <w:spacing w:line="360" w:lineRule="auto"/>
              <w:jc w:val="center"/>
              <w:rPr>
                <w:sz w:val="24"/>
              </w:rPr>
            </w:pPr>
            <w:r>
              <w:rPr>
                <w:rFonts w:hint="eastAsia"/>
                <w:sz w:val="24"/>
              </w:rPr>
              <w:t>5</w:t>
            </w:r>
          </w:p>
        </w:tc>
      </w:tr>
      <w:tr w:rsidR="00547810" w:rsidTr="00967042">
        <w:trPr>
          <w:jc w:val="center"/>
        </w:trPr>
        <w:tc>
          <w:tcPr>
            <w:tcW w:w="2272" w:type="pct"/>
            <w:vAlign w:val="center"/>
          </w:tcPr>
          <w:p w:rsidR="00547810" w:rsidRDefault="00547810" w:rsidP="00967042">
            <w:pPr>
              <w:spacing w:line="360" w:lineRule="auto"/>
              <w:jc w:val="center"/>
              <w:rPr>
                <w:sz w:val="24"/>
              </w:rPr>
            </w:pPr>
            <w:r>
              <w:rPr>
                <w:rFonts w:hint="eastAsia"/>
                <w:sz w:val="24"/>
              </w:rPr>
              <w:t>参考答案长度</w:t>
            </w:r>
          </w:p>
        </w:tc>
        <w:tc>
          <w:tcPr>
            <w:tcW w:w="1009" w:type="pct"/>
            <w:vAlign w:val="center"/>
          </w:tcPr>
          <w:p w:rsidR="00547810" w:rsidRDefault="00547810" w:rsidP="00967042">
            <w:pPr>
              <w:spacing w:line="360" w:lineRule="auto"/>
              <w:jc w:val="center"/>
              <w:rPr>
                <w:sz w:val="24"/>
              </w:rPr>
            </w:pPr>
            <w:r>
              <w:rPr>
                <w:rFonts w:hint="eastAsia"/>
                <w:sz w:val="24"/>
              </w:rPr>
              <w:t>52</w:t>
            </w:r>
          </w:p>
        </w:tc>
        <w:tc>
          <w:tcPr>
            <w:tcW w:w="781" w:type="pct"/>
            <w:vAlign w:val="center"/>
          </w:tcPr>
          <w:p w:rsidR="00547810" w:rsidRDefault="00547810" w:rsidP="00967042">
            <w:pPr>
              <w:spacing w:line="360" w:lineRule="auto"/>
              <w:jc w:val="center"/>
              <w:rPr>
                <w:sz w:val="24"/>
              </w:rPr>
            </w:pPr>
            <w:r>
              <w:rPr>
                <w:rFonts w:hint="eastAsia"/>
                <w:sz w:val="24"/>
              </w:rPr>
              <w:t>37</w:t>
            </w:r>
          </w:p>
        </w:tc>
        <w:tc>
          <w:tcPr>
            <w:tcW w:w="938" w:type="pct"/>
            <w:vAlign w:val="center"/>
          </w:tcPr>
          <w:p w:rsidR="00547810" w:rsidRDefault="00547810" w:rsidP="00967042">
            <w:pPr>
              <w:spacing w:line="360" w:lineRule="auto"/>
              <w:jc w:val="center"/>
              <w:rPr>
                <w:sz w:val="24"/>
              </w:rPr>
            </w:pPr>
            <w:r>
              <w:rPr>
                <w:rFonts w:hint="eastAsia"/>
                <w:sz w:val="24"/>
              </w:rPr>
              <w:t>104</w:t>
            </w:r>
          </w:p>
        </w:tc>
      </w:tr>
      <w:tr w:rsidR="00547810" w:rsidTr="00967042">
        <w:trPr>
          <w:jc w:val="center"/>
        </w:trPr>
        <w:tc>
          <w:tcPr>
            <w:tcW w:w="2272" w:type="pct"/>
            <w:vAlign w:val="center"/>
          </w:tcPr>
          <w:p w:rsidR="00547810" w:rsidRDefault="00547810" w:rsidP="00967042">
            <w:pPr>
              <w:spacing w:line="360" w:lineRule="auto"/>
              <w:jc w:val="center"/>
              <w:rPr>
                <w:sz w:val="24"/>
              </w:rPr>
            </w:pPr>
            <w:r>
              <w:rPr>
                <w:rFonts w:hint="eastAsia"/>
                <w:sz w:val="24"/>
              </w:rPr>
              <w:t>测试结果长度</w:t>
            </w:r>
          </w:p>
        </w:tc>
        <w:tc>
          <w:tcPr>
            <w:tcW w:w="1009" w:type="pct"/>
            <w:vAlign w:val="center"/>
          </w:tcPr>
          <w:p w:rsidR="00547810" w:rsidRDefault="00547810" w:rsidP="00967042">
            <w:pPr>
              <w:spacing w:line="360" w:lineRule="auto"/>
              <w:jc w:val="center"/>
              <w:rPr>
                <w:sz w:val="24"/>
              </w:rPr>
            </w:pPr>
            <w:r>
              <w:rPr>
                <w:rFonts w:hint="eastAsia"/>
                <w:sz w:val="24"/>
              </w:rPr>
              <w:t>52</w:t>
            </w:r>
          </w:p>
        </w:tc>
        <w:tc>
          <w:tcPr>
            <w:tcW w:w="781" w:type="pct"/>
            <w:vAlign w:val="center"/>
          </w:tcPr>
          <w:p w:rsidR="00547810" w:rsidRDefault="00547810" w:rsidP="00967042">
            <w:pPr>
              <w:spacing w:line="360" w:lineRule="auto"/>
              <w:jc w:val="center"/>
              <w:rPr>
                <w:sz w:val="24"/>
              </w:rPr>
            </w:pPr>
            <w:r>
              <w:rPr>
                <w:rFonts w:hint="eastAsia"/>
                <w:sz w:val="24"/>
              </w:rPr>
              <w:t>36</w:t>
            </w:r>
          </w:p>
        </w:tc>
        <w:tc>
          <w:tcPr>
            <w:tcW w:w="938" w:type="pct"/>
            <w:vAlign w:val="center"/>
          </w:tcPr>
          <w:p w:rsidR="00547810" w:rsidRDefault="00547810" w:rsidP="00B24109">
            <w:pPr>
              <w:spacing w:line="360" w:lineRule="auto"/>
              <w:jc w:val="center"/>
              <w:rPr>
                <w:sz w:val="24"/>
              </w:rPr>
            </w:pPr>
            <w:r>
              <w:rPr>
                <w:rFonts w:hint="eastAsia"/>
                <w:sz w:val="24"/>
              </w:rPr>
              <w:t>1</w:t>
            </w:r>
            <w:r w:rsidR="00B24109">
              <w:rPr>
                <w:rFonts w:hint="eastAsia"/>
                <w:sz w:val="24"/>
              </w:rPr>
              <w:t>24</w:t>
            </w:r>
          </w:p>
        </w:tc>
      </w:tr>
      <w:tr w:rsidR="00547810" w:rsidTr="00967042">
        <w:trPr>
          <w:jc w:val="center"/>
        </w:trPr>
        <w:tc>
          <w:tcPr>
            <w:tcW w:w="2272" w:type="pct"/>
            <w:vAlign w:val="center"/>
          </w:tcPr>
          <w:p w:rsidR="00547810" w:rsidRDefault="00547810" w:rsidP="00967042">
            <w:pPr>
              <w:spacing w:line="360" w:lineRule="auto"/>
              <w:jc w:val="center"/>
              <w:rPr>
                <w:sz w:val="24"/>
              </w:rPr>
            </w:pPr>
            <w:r>
              <w:rPr>
                <w:rFonts w:hint="eastAsia"/>
                <w:sz w:val="24"/>
              </w:rPr>
              <w:t>测试结果重边数</w:t>
            </w:r>
          </w:p>
        </w:tc>
        <w:tc>
          <w:tcPr>
            <w:tcW w:w="1009" w:type="pct"/>
            <w:vAlign w:val="center"/>
          </w:tcPr>
          <w:p w:rsidR="00547810" w:rsidRDefault="00547810" w:rsidP="00967042">
            <w:pPr>
              <w:spacing w:line="360" w:lineRule="auto"/>
              <w:jc w:val="center"/>
              <w:rPr>
                <w:sz w:val="24"/>
              </w:rPr>
            </w:pPr>
            <w:r>
              <w:rPr>
                <w:rFonts w:hint="eastAsia"/>
                <w:sz w:val="24"/>
              </w:rPr>
              <w:t>0</w:t>
            </w:r>
          </w:p>
        </w:tc>
        <w:tc>
          <w:tcPr>
            <w:tcW w:w="781" w:type="pct"/>
            <w:vAlign w:val="center"/>
          </w:tcPr>
          <w:p w:rsidR="00547810" w:rsidRDefault="00547810" w:rsidP="00967042">
            <w:pPr>
              <w:spacing w:line="360" w:lineRule="auto"/>
              <w:jc w:val="center"/>
              <w:rPr>
                <w:sz w:val="24"/>
              </w:rPr>
            </w:pPr>
            <w:r>
              <w:rPr>
                <w:rFonts w:hint="eastAsia"/>
                <w:sz w:val="24"/>
              </w:rPr>
              <w:t>0</w:t>
            </w:r>
          </w:p>
        </w:tc>
        <w:tc>
          <w:tcPr>
            <w:tcW w:w="938" w:type="pct"/>
            <w:vAlign w:val="center"/>
          </w:tcPr>
          <w:p w:rsidR="00547810" w:rsidRDefault="00547810" w:rsidP="00967042">
            <w:pPr>
              <w:spacing w:line="360" w:lineRule="auto"/>
              <w:jc w:val="center"/>
              <w:rPr>
                <w:sz w:val="24"/>
              </w:rPr>
            </w:pPr>
            <w:r>
              <w:rPr>
                <w:rFonts w:hint="eastAsia"/>
                <w:sz w:val="24"/>
              </w:rPr>
              <w:t>0</w:t>
            </w:r>
          </w:p>
        </w:tc>
      </w:tr>
    </w:tbl>
    <w:p w:rsidR="00DD280C" w:rsidRDefault="00DD280C" w:rsidP="00D1036A">
      <w:pPr>
        <w:spacing w:beforeLines="50"/>
        <w:ind w:firstLineChars="200" w:firstLine="420"/>
        <w:jc w:val="center"/>
        <w:rPr>
          <w:szCs w:val="21"/>
        </w:rPr>
      </w:pPr>
    </w:p>
    <w:p w:rsidR="00632459" w:rsidRPr="00CA294B" w:rsidRDefault="00632459" w:rsidP="00D1036A">
      <w:pPr>
        <w:spacing w:beforeLines="50"/>
        <w:ind w:firstLineChars="200" w:firstLine="420"/>
        <w:jc w:val="center"/>
        <w:rPr>
          <w:szCs w:val="21"/>
        </w:rPr>
      </w:pPr>
      <w:r w:rsidRPr="00CA294B">
        <w:rPr>
          <w:rFonts w:hint="eastAsia"/>
          <w:szCs w:val="21"/>
        </w:rPr>
        <w:t>表</w:t>
      </w:r>
      <w:r w:rsidR="00EB5824">
        <w:rPr>
          <w:rFonts w:hint="eastAsia"/>
          <w:szCs w:val="21"/>
        </w:rPr>
        <w:t>5-</w:t>
      </w:r>
      <w:r w:rsidRPr="00CA294B">
        <w:rPr>
          <w:rFonts w:hint="eastAsia"/>
          <w:szCs w:val="21"/>
        </w:rPr>
        <w:t>3</w:t>
      </w:r>
      <w:r w:rsidR="00EB5824">
        <w:rPr>
          <w:rFonts w:hint="eastAsia"/>
          <w:szCs w:val="21"/>
        </w:rPr>
        <w:t xml:space="preserve">  </w:t>
      </w:r>
      <w:r w:rsidR="00654DD1" w:rsidRPr="00CA294B">
        <w:rPr>
          <w:rFonts w:hint="eastAsia"/>
          <w:szCs w:val="21"/>
        </w:rPr>
        <w:t>500</w:t>
      </w:r>
      <w:r w:rsidR="00654DD1" w:rsidRPr="00CA294B">
        <w:rPr>
          <w:rFonts w:hint="eastAsia"/>
          <w:szCs w:val="21"/>
        </w:rPr>
        <w:t>点规模图的测试</w:t>
      </w:r>
    </w:p>
    <w:tbl>
      <w:tblPr>
        <w:tblStyle w:val="af1"/>
        <w:tblW w:w="2455" w:type="pct"/>
        <w:jc w:val="center"/>
        <w:tblCellMar>
          <w:top w:w="113" w:type="dxa"/>
        </w:tblCellMar>
        <w:tblLook w:val="04A0"/>
      </w:tblPr>
      <w:tblGrid>
        <w:gridCol w:w="2062"/>
        <w:gridCol w:w="916"/>
        <w:gridCol w:w="709"/>
        <w:gridCol w:w="851"/>
      </w:tblGrid>
      <w:tr w:rsidR="00632459" w:rsidTr="00967042">
        <w:trPr>
          <w:jc w:val="center"/>
        </w:trPr>
        <w:tc>
          <w:tcPr>
            <w:tcW w:w="2272" w:type="pct"/>
            <w:vAlign w:val="center"/>
          </w:tcPr>
          <w:p w:rsidR="00632459" w:rsidRDefault="00632459" w:rsidP="00967042">
            <w:pPr>
              <w:spacing w:line="360" w:lineRule="auto"/>
              <w:jc w:val="center"/>
              <w:rPr>
                <w:sz w:val="24"/>
              </w:rPr>
            </w:pPr>
            <w:r>
              <w:rPr>
                <w:rFonts w:hint="eastAsia"/>
                <w:sz w:val="24"/>
              </w:rPr>
              <w:t>点总数</w:t>
            </w:r>
          </w:p>
        </w:tc>
        <w:tc>
          <w:tcPr>
            <w:tcW w:w="1009" w:type="pct"/>
            <w:vAlign w:val="center"/>
          </w:tcPr>
          <w:p w:rsidR="00632459" w:rsidRDefault="00632459" w:rsidP="00967042">
            <w:pPr>
              <w:spacing w:line="360" w:lineRule="auto"/>
              <w:jc w:val="center"/>
              <w:rPr>
                <w:sz w:val="24"/>
              </w:rPr>
            </w:pPr>
            <w:r>
              <w:rPr>
                <w:rFonts w:hint="eastAsia"/>
                <w:sz w:val="24"/>
              </w:rPr>
              <w:t>500</w:t>
            </w:r>
          </w:p>
        </w:tc>
        <w:tc>
          <w:tcPr>
            <w:tcW w:w="781" w:type="pct"/>
            <w:vAlign w:val="center"/>
          </w:tcPr>
          <w:p w:rsidR="00632459" w:rsidRDefault="00632459" w:rsidP="00967042">
            <w:pPr>
              <w:spacing w:line="360" w:lineRule="auto"/>
              <w:jc w:val="center"/>
              <w:rPr>
                <w:sz w:val="24"/>
              </w:rPr>
            </w:pPr>
            <w:r>
              <w:rPr>
                <w:rFonts w:hint="eastAsia"/>
                <w:sz w:val="24"/>
              </w:rPr>
              <w:t>500</w:t>
            </w:r>
          </w:p>
        </w:tc>
        <w:tc>
          <w:tcPr>
            <w:tcW w:w="938" w:type="pct"/>
            <w:vAlign w:val="center"/>
          </w:tcPr>
          <w:p w:rsidR="00632459" w:rsidRDefault="00632459" w:rsidP="00967042">
            <w:pPr>
              <w:spacing w:line="360" w:lineRule="auto"/>
              <w:jc w:val="center"/>
              <w:rPr>
                <w:sz w:val="24"/>
              </w:rPr>
            </w:pPr>
            <w:r>
              <w:rPr>
                <w:rFonts w:hint="eastAsia"/>
                <w:sz w:val="24"/>
              </w:rPr>
              <w:t>500</w:t>
            </w:r>
          </w:p>
        </w:tc>
      </w:tr>
      <w:tr w:rsidR="00632459" w:rsidTr="00967042">
        <w:trPr>
          <w:jc w:val="center"/>
        </w:trPr>
        <w:tc>
          <w:tcPr>
            <w:tcW w:w="2272" w:type="pct"/>
            <w:vAlign w:val="center"/>
          </w:tcPr>
          <w:p w:rsidR="00632459" w:rsidRDefault="00632459" w:rsidP="00967042">
            <w:pPr>
              <w:spacing w:line="360" w:lineRule="auto"/>
              <w:jc w:val="center"/>
              <w:rPr>
                <w:sz w:val="24"/>
              </w:rPr>
            </w:pPr>
            <w:r>
              <w:rPr>
                <w:rFonts w:hint="eastAsia"/>
                <w:sz w:val="24"/>
              </w:rPr>
              <w:t>必经点数</w:t>
            </w:r>
          </w:p>
        </w:tc>
        <w:tc>
          <w:tcPr>
            <w:tcW w:w="1009" w:type="pct"/>
            <w:vAlign w:val="center"/>
          </w:tcPr>
          <w:p w:rsidR="00632459" w:rsidRDefault="00632459" w:rsidP="00967042">
            <w:pPr>
              <w:spacing w:line="360" w:lineRule="auto"/>
              <w:jc w:val="center"/>
              <w:rPr>
                <w:sz w:val="24"/>
              </w:rPr>
            </w:pPr>
            <w:r>
              <w:rPr>
                <w:rFonts w:hint="eastAsia"/>
                <w:sz w:val="24"/>
              </w:rPr>
              <w:t>20</w:t>
            </w:r>
          </w:p>
        </w:tc>
        <w:tc>
          <w:tcPr>
            <w:tcW w:w="781" w:type="pct"/>
            <w:vAlign w:val="center"/>
          </w:tcPr>
          <w:p w:rsidR="00632459" w:rsidRDefault="00632459" w:rsidP="00967042">
            <w:pPr>
              <w:spacing w:line="360" w:lineRule="auto"/>
              <w:jc w:val="center"/>
              <w:rPr>
                <w:sz w:val="24"/>
              </w:rPr>
            </w:pPr>
            <w:r>
              <w:rPr>
                <w:rFonts w:hint="eastAsia"/>
                <w:sz w:val="24"/>
              </w:rPr>
              <w:t>40</w:t>
            </w:r>
          </w:p>
        </w:tc>
        <w:tc>
          <w:tcPr>
            <w:tcW w:w="938" w:type="pct"/>
            <w:vAlign w:val="center"/>
          </w:tcPr>
          <w:p w:rsidR="00632459" w:rsidRDefault="00632459" w:rsidP="00967042">
            <w:pPr>
              <w:spacing w:line="360" w:lineRule="auto"/>
              <w:jc w:val="center"/>
              <w:rPr>
                <w:sz w:val="24"/>
              </w:rPr>
            </w:pPr>
            <w:r>
              <w:rPr>
                <w:rFonts w:hint="eastAsia"/>
                <w:sz w:val="24"/>
              </w:rPr>
              <w:t>60</w:t>
            </w:r>
          </w:p>
        </w:tc>
      </w:tr>
      <w:tr w:rsidR="00632459" w:rsidTr="00967042">
        <w:trPr>
          <w:jc w:val="center"/>
        </w:trPr>
        <w:tc>
          <w:tcPr>
            <w:tcW w:w="2272" w:type="pct"/>
            <w:vAlign w:val="center"/>
          </w:tcPr>
          <w:p w:rsidR="00632459" w:rsidRDefault="00632459" w:rsidP="00967042">
            <w:pPr>
              <w:spacing w:line="360" w:lineRule="auto"/>
              <w:jc w:val="center"/>
              <w:rPr>
                <w:sz w:val="24"/>
              </w:rPr>
            </w:pPr>
            <w:r>
              <w:rPr>
                <w:rFonts w:hint="eastAsia"/>
                <w:sz w:val="24"/>
              </w:rPr>
              <w:t>路上其他点数</w:t>
            </w:r>
          </w:p>
        </w:tc>
        <w:tc>
          <w:tcPr>
            <w:tcW w:w="1009" w:type="pct"/>
            <w:vAlign w:val="center"/>
          </w:tcPr>
          <w:p w:rsidR="00632459" w:rsidRDefault="00F11155" w:rsidP="00967042">
            <w:pPr>
              <w:spacing w:line="360" w:lineRule="auto"/>
              <w:jc w:val="center"/>
              <w:rPr>
                <w:sz w:val="24"/>
              </w:rPr>
            </w:pPr>
            <w:r>
              <w:rPr>
                <w:rFonts w:hint="eastAsia"/>
                <w:sz w:val="24"/>
              </w:rPr>
              <w:t>20</w:t>
            </w:r>
          </w:p>
        </w:tc>
        <w:tc>
          <w:tcPr>
            <w:tcW w:w="781" w:type="pct"/>
            <w:vAlign w:val="center"/>
          </w:tcPr>
          <w:p w:rsidR="00632459" w:rsidRDefault="00F11155" w:rsidP="00967042">
            <w:pPr>
              <w:spacing w:line="360" w:lineRule="auto"/>
              <w:jc w:val="center"/>
              <w:rPr>
                <w:sz w:val="24"/>
              </w:rPr>
            </w:pPr>
            <w:r>
              <w:rPr>
                <w:rFonts w:hint="eastAsia"/>
                <w:sz w:val="24"/>
              </w:rPr>
              <w:t>20</w:t>
            </w:r>
          </w:p>
        </w:tc>
        <w:tc>
          <w:tcPr>
            <w:tcW w:w="938" w:type="pct"/>
            <w:vAlign w:val="center"/>
          </w:tcPr>
          <w:p w:rsidR="00632459" w:rsidRDefault="00F11155" w:rsidP="00967042">
            <w:pPr>
              <w:spacing w:line="360" w:lineRule="auto"/>
              <w:jc w:val="center"/>
              <w:rPr>
                <w:sz w:val="24"/>
              </w:rPr>
            </w:pPr>
            <w:r>
              <w:rPr>
                <w:rFonts w:hint="eastAsia"/>
                <w:sz w:val="24"/>
              </w:rPr>
              <w:t>20</w:t>
            </w:r>
          </w:p>
        </w:tc>
      </w:tr>
      <w:tr w:rsidR="00632459" w:rsidTr="00967042">
        <w:trPr>
          <w:jc w:val="center"/>
        </w:trPr>
        <w:tc>
          <w:tcPr>
            <w:tcW w:w="2272" w:type="pct"/>
            <w:vAlign w:val="center"/>
          </w:tcPr>
          <w:p w:rsidR="00632459" w:rsidRDefault="00632459" w:rsidP="00967042">
            <w:pPr>
              <w:spacing w:line="360" w:lineRule="auto"/>
              <w:jc w:val="center"/>
              <w:rPr>
                <w:sz w:val="24"/>
              </w:rPr>
            </w:pPr>
            <w:r>
              <w:rPr>
                <w:rFonts w:hint="eastAsia"/>
                <w:sz w:val="24"/>
              </w:rPr>
              <w:t>参考答案长度</w:t>
            </w:r>
          </w:p>
        </w:tc>
        <w:tc>
          <w:tcPr>
            <w:tcW w:w="1009" w:type="pct"/>
            <w:vAlign w:val="center"/>
          </w:tcPr>
          <w:p w:rsidR="00632459" w:rsidRDefault="00F11155" w:rsidP="00967042">
            <w:pPr>
              <w:spacing w:line="360" w:lineRule="auto"/>
              <w:jc w:val="center"/>
              <w:rPr>
                <w:sz w:val="24"/>
              </w:rPr>
            </w:pPr>
            <w:r>
              <w:rPr>
                <w:rFonts w:hint="eastAsia"/>
                <w:sz w:val="24"/>
              </w:rPr>
              <w:t>156</w:t>
            </w:r>
          </w:p>
        </w:tc>
        <w:tc>
          <w:tcPr>
            <w:tcW w:w="781" w:type="pct"/>
            <w:vAlign w:val="center"/>
          </w:tcPr>
          <w:p w:rsidR="00632459" w:rsidRDefault="00F11155" w:rsidP="00967042">
            <w:pPr>
              <w:spacing w:line="360" w:lineRule="auto"/>
              <w:jc w:val="center"/>
              <w:rPr>
                <w:sz w:val="24"/>
              </w:rPr>
            </w:pPr>
            <w:r>
              <w:rPr>
                <w:rFonts w:hint="eastAsia"/>
                <w:sz w:val="24"/>
              </w:rPr>
              <w:t>250</w:t>
            </w:r>
          </w:p>
        </w:tc>
        <w:tc>
          <w:tcPr>
            <w:tcW w:w="938" w:type="pct"/>
            <w:vAlign w:val="center"/>
          </w:tcPr>
          <w:p w:rsidR="00632459" w:rsidRDefault="00E77815" w:rsidP="00967042">
            <w:pPr>
              <w:spacing w:line="360" w:lineRule="auto"/>
              <w:jc w:val="center"/>
              <w:rPr>
                <w:sz w:val="24"/>
              </w:rPr>
            </w:pPr>
            <w:r>
              <w:rPr>
                <w:rFonts w:hint="eastAsia"/>
                <w:sz w:val="24"/>
              </w:rPr>
              <w:t>287</w:t>
            </w:r>
          </w:p>
        </w:tc>
      </w:tr>
      <w:tr w:rsidR="00632459" w:rsidTr="00967042">
        <w:trPr>
          <w:jc w:val="center"/>
        </w:trPr>
        <w:tc>
          <w:tcPr>
            <w:tcW w:w="2272" w:type="pct"/>
            <w:vAlign w:val="center"/>
          </w:tcPr>
          <w:p w:rsidR="00632459" w:rsidRDefault="00632459" w:rsidP="00967042">
            <w:pPr>
              <w:spacing w:line="360" w:lineRule="auto"/>
              <w:jc w:val="center"/>
              <w:rPr>
                <w:sz w:val="24"/>
              </w:rPr>
            </w:pPr>
            <w:r>
              <w:rPr>
                <w:rFonts w:hint="eastAsia"/>
                <w:sz w:val="24"/>
              </w:rPr>
              <w:t>测试结果长度</w:t>
            </w:r>
          </w:p>
        </w:tc>
        <w:tc>
          <w:tcPr>
            <w:tcW w:w="1009" w:type="pct"/>
            <w:vAlign w:val="center"/>
          </w:tcPr>
          <w:p w:rsidR="00632459" w:rsidRDefault="00F11155" w:rsidP="00967042">
            <w:pPr>
              <w:spacing w:line="360" w:lineRule="auto"/>
              <w:jc w:val="center"/>
              <w:rPr>
                <w:sz w:val="24"/>
              </w:rPr>
            </w:pPr>
            <w:r>
              <w:rPr>
                <w:rFonts w:hint="eastAsia"/>
                <w:sz w:val="24"/>
              </w:rPr>
              <w:t>224</w:t>
            </w:r>
          </w:p>
        </w:tc>
        <w:tc>
          <w:tcPr>
            <w:tcW w:w="781" w:type="pct"/>
            <w:vAlign w:val="center"/>
          </w:tcPr>
          <w:p w:rsidR="00632459" w:rsidRDefault="00B24109" w:rsidP="00967042">
            <w:pPr>
              <w:spacing w:line="360" w:lineRule="auto"/>
              <w:jc w:val="center"/>
              <w:rPr>
                <w:sz w:val="24"/>
              </w:rPr>
            </w:pPr>
            <w:r>
              <w:rPr>
                <w:rFonts w:hint="eastAsia"/>
                <w:sz w:val="24"/>
              </w:rPr>
              <w:t>392</w:t>
            </w:r>
          </w:p>
        </w:tc>
        <w:tc>
          <w:tcPr>
            <w:tcW w:w="938" w:type="pct"/>
            <w:vAlign w:val="center"/>
          </w:tcPr>
          <w:p w:rsidR="00632459" w:rsidRDefault="00E77815" w:rsidP="00967042">
            <w:pPr>
              <w:spacing w:line="360" w:lineRule="auto"/>
              <w:jc w:val="center"/>
              <w:rPr>
                <w:sz w:val="24"/>
              </w:rPr>
            </w:pPr>
            <w:r>
              <w:rPr>
                <w:rFonts w:hint="eastAsia"/>
                <w:sz w:val="24"/>
              </w:rPr>
              <w:t>399</w:t>
            </w:r>
          </w:p>
        </w:tc>
      </w:tr>
      <w:tr w:rsidR="00632459" w:rsidTr="00967042">
        <w:trPr>
          <w:jc w:val="center"/>
        </w:trPr>
        <w:tc>
          <w:tcPr>
            <w:tcW w:w="2272" w:type="pct"/>
            <w:vAlign w:val="center"/>
          </w:tcPr>
          <w:p w:rsidR="00632459" w:rsidRDefault="00632459" w:rsidP="00967042">
            <w:pPr>
              <w:spacing w:line="360" w:lineRule="auto"/>
              <w:jc w:val="center"/>
              <w:rPr>
                <w:sz w:val="24"/>
              </w:rPr>
            </w:pPr>
            <w:r>
              <w:rPr>
                <w:rFonts w:hint="eastAsia"/>
                <w:sz w:val="24"/>
              </w:rPr>
              <w:t>测试结果重边数</w:t>
            </w:r>
          </w:p>
        </w:tc>
        <w:tc>
          <w:tcPr>
            <w:tcW w:w="1009" w:type="pct"/>
            <w:vAlign w:val="center"/>
          </w:tcPr>
          <w:p w:rsidR="00632459" w:rsidRDefault="00632459" w:rsidP="00967042">
            <w:pPr>
              <w:spacing w:line="360" w:lineRule="auto"/>
              <w:jc w:val="center"/>
              <w:rPr>
                <w:sz w:val="24"/>
              </w:rPr>
            </w:pPr>
            <w:r>
              <w:rPr>
                <w:rFonts w:hint="eastAsia"/>
                <w:sz w:val="24"/>
              </w:rPr>
              <w:t>0</w:t>
            </w:r>
          </w:p>
        </w:tc>
        <w:tc>
          <w:tcPr>
            <w:tcW w:w="781" w:type="pct"/>
            <w:vAlign w:val="center"/>
          </w:tcPr>
          <w:p w:rsidR="00632459" w:rsidRDefault="00632459" w:rsidP="00967042">
            <w:pPr>
              <w:spacing w:line="360" w:lineRule="auto"/>
              <w:jc w:val="center"/>
              <w:rPr>
                <w:sz w:val="24"/>
              </w:rPr>
            </w:pPr>
            <w:r>
              <w:rPr>
                <w:rFonts w:hint="eastAsia"/>
                <w:sz w:val="24"/>
              </w:rPr>
              <w:t>0</w:t>
            </w:r>
          </w:p>
        </w:tc>
        <w:tc>
          <w:tcPr>
            <w:tcW w:w="938" w:type="pct"/>
            <w:vAlign w:val="center"/>
          </w:tcPr>
          <w:p w:rsidR="00632459" w:rsidRDefault="00632459" w:rsidP="00967042">
            <w:pPr>
              <w:spacing w:line="360" w:lineRule="auto"/>
              <w:jc w:val="center"/>
              <w:rPr>
                <w:sz w:val="24"/>
              </w:rPr>
            </w:pPr>
            <w:r>
              <w:rPr>
                <w:rFonts w:hint="eastAsia"/>
                <w:sz w:val="24"/>
              </w:rPr>
              <w:t>0</w:t>
            </w:r>
          </w:p>
        </w:tc>
      </w:tr>
    </w:tbl>
    <w:p w:rsidR="00DC2194" w:rsidRDefault="00E77815" w:rsidP="00E77815">
      <w:pPr>
        <w:spacing w:line="360" w:lineRule="auto"/>
        <w:rPr>
          <w:sz w:val="24"/>
        </w:rPr>
      </w:pPr>
      <w:r>
        <w:rPr>
          <w:rFonts w:hint="eastAsia"/>
          <w:sz w:val="24"/>
        </w:rPr>
        <w:tab/>
      </w:r>
    </w:p>
    <w:p w:rsidR="00DC2194" w:rsidRDefault="00DD280C" w:rsidP="00116DE0">
      <w:pPr>
        <w:spacing w:line="360" w:lineRule="auto"/>
        <w:ind w:firstLineChars="200" w:firstLine="480"/>
        <w:rPr>
          <w:sz w:val="24"/>
        </w:rPr>
      </w:pPr>
      <w:r>
        <w:rPr>
          <w:rFonts w:hint="eastAsia"/>
          <w:sz w:val="24"/>
        </w:rPr>
        <w:t>表</w:t>
      </w:r>
      <w:r>
        <w:rPr>
          <w:rFonts w:hint="eastAsia"/>
          <w:sz w:val="24"/>
        </w:rPr>
        <w:t>5-1</w:t>
      </w:r>
      <w:r>
        <w:rPr>
          <w:rFonts w:hint="eastAsia"/>
          <w:sz w:val="24"/>
        </w:rPr>
        <w:t>、表</w:t>
      </w:r>
      <w:r>
        <w:rPr>
          <w:rFonts w:hint="eastAsia"/>
          <w:sz w:val="24"/>
        </w:rPr>
        <w:t>5-2</w:t>
      </w:r>
      <w:r>
        <w:rPr>
          <w:rFonts w:hint="eastAsia"/>
          <w:sz w:val="24"/>
        </w:rPr>
        <w:t>、表</w:t>
      </w:r>
      <w:r>
        <w:rPr>
          <w:rFonts w:hint="eastAsia"/>
          <w:sz w:val="24"/>
        </w:rPr>
        <w:t>5-3</w:t>
      </w:r>
      <w:r w:rsidR="00DC2194">
        <w:rPr>
          <w:rFonts w:hint="eastAsia"/>
          <w:sz w:val="24"/>
        </w:rPr>
        <w:t>的出度范围均为</w:t>
      </w:r>
      <w:r w:rsidR="00DC2194">
        <w:rPr>
          <w:rFonts w:hint="eastAsia"/>
          <w:sz w:val="24"/>
        </w:rPr>
        <w:t>2~8</w:t>
      </w:r>
      <w:r w:rsidR="00DC2194">
        <w:rPr>
          <w:rFonts w:hint="eastAsia"/>
          <w:sz w:val="24"/>
        </w:rPr>
        <w:t>，每张表在相同的点总数情况下，增加</w:t>
      </w:r>
      <w:r w:rsidR="00DC2194">
        <w:rPr>
          <w:rFonts w:hint="eastAsia"/>
          <w:sz w:val="24"/>
        </w:rPr>
        <w:lastRenderedPageBreak/>
        <w:t>必经点数的需求。可以看出，随着必经点数的增加，测试结果越差。</w:t>
      </w:r>
    </w:p>
    <w:p w:rsidR="001A6A3F" w:rsidRDefault="00DC2194" w:rsidP="00967042">
      <w:pPr>
        <w:spacing w:line="360" w:lineRule="auto"/>
        <w:ind w:firstLineChars="200" w:firstLine="480"/>
        <w:rPr>
          <w:sz w:val="24"/>
        </w:rPr>
      </w:pPr>
      <w:r>
        <w:rPr>
          <w:rFonts w:hint="eastAsia"/>
          <w:sz w:val="24"/>
        </w:rPr>
        <w:t>下面给出了</w:t>
      </w:r>
      <w:r w:rsidR="00E77815">
        <w:rPr>
          <w:rFonts w:hint="eastAsia"/>
          <w:sz w:val="24"/>
        </w:rPr>
        <w:t>表</w:t>
      </w:r>
      <w:r w:rsidR="00EB5824">
        <w:rPr>
          <w:rFonts w:hint="eastAsia"/>
          <w:sz w:val="24"/>
        </w:rPr>
        <w:t>5-</w:t>
      </w:r>
      <w:r w:rsidR="00E77815">
        <w:rPr>
          <w:rFonts w:hint="eastAsia"/>
          <w:sz w:val="24"/>
        </w:rPr>
        <w:t>4</w:t>
      </w:r>
      <w:r>
        <w:rPr>
          <w:rFonts w:hint="eastAsia"/>
          <w:sz w:val="24"/>
        </w:rPr>
        <w:t>，该测试</w:t>
      </w:r>
      <w:r w:rsidR="00E77815">
        <w:rPr>
          <w:rFonts w:hint="eastAsia"/>
          <w:sz w:val="24"/>
        </w:rPr>
        <w:t>确定了必经点数和路上其他点数，逐步增加图的总点数。</w:t>
      </w:r>
      <w:r w:rsidR="00A74466">
        <w:rPr>
          <w:rFonts w:hint="eastAsia"/>
          <w:sz w:val="24"/>
        </w:rPr>
        <w:t>出度范围为</w:t>
      </w:r>
      <w:r w:rsidR="00A74466">
        <w:rPr>
          <w:rFonts w:hint="eastAsia"/>
          <w:sz w:val="24"/>
        </w:rPr>
        <w:t>3~10</w:t>
      </w:r>
      <w:r w:rsidR="00A74466">
        <w:rPr>
          <w:rFonts w:hint="eastAsia"/>
          <w:sz w:val="24"/>
        </w:rPr>
        <w:t>。</w:t>
      </w:r>
    </w:p>
    <w:p w:rsidR="00654DD1" w:rsidRPr="00334A87" w:rsidRDefault="00654DD1" w:rsidP="00D1036A">
      <w:pPr>
        <w:spacing w:beforeLines="50"/>
        <w:ind w:left="2461" w:firstLineChars="200" w:firstLine="420"/>
        <w:jc w:val="left"/>
        <w:rPr>
          <w:szCs w:val="21"/>
        </w:rPr>
      </w:pPr>
      <w:r w:rsidRPr="00334A87">
        <w:rPr>
          <w:rFonts w:hint="eastAsia"/>
          <w:szCs w:val="21"/>
        </w:rPr>
        <w:t>表</w:t>
      </w:r>
      <w:r w:rsidR="00EB5824" w:rsidRPr="00334A87">
        <w:rPr>
          <w:rFonts w:hint="eastAsia"/>
          <w:szCs w:val="21"/>
        </w:rPr>
        <w:t>5-</w:t>
      </w:r>
      <w:r w:rsidR="00334A87">
        <w:rPr>
          <w:rFonts w:hint="eastAsia"/>
          <w:szCs w:val="21"/>
        </w:rPr>
        <w:t xml:space="preserve">4  </w:t>
      </w:r>
      <w:r w:rsidR="00F36536" w:rsidRPr="00334A87">
        <w:rPr>
          <w:rFonts w:hint="eastAsia"/>
          <w:szCs w:val="21"/>
        </w:rPr>
        <w:t>确定必经点数的测试情况</w:t>
      </w:r>
    </w:p>
    <w:tbl>
      <w:tblPr>
        <w:tblStyle w:val="af1"/>
        <w:tblW w:w="4123" w:type="pct"/>
        <w:jc w:val="center"/>
        <w:tblLayout w:type="fixed"/>
        <w:tblCellMar>
          <w:top w:w="108" w:type="dxa"/>
        </w:tblCellMar>
        <w:tblLook w:val="04A0"/>
      </w:tblPr>
      <w:tblGrid>
        <w:gridCol w:w="1955"/>
        <w:gridCol w:w="706"/>
        <w:gridCol w:w="709"/>
        <w:gridCol w:w="855"/>
        <w:gridCol w:w="849"/>
        <w:gridCol w:w="849"/>
        <w:gridCol w:w="849"/>
        <w:gridCol w:w="849"/>
      </w:tblGrid>
      <w:tr w:rsidR="00F36536" w:rsidTr="00967042">
        <w:trPr>
          <w:jc w:val="center"/>
        </w:trPr>
        <w:tc>
          <w:tcPr>
            <w:tcW w:w="1283" w:type="pct"/>
            <w:vAlign w:val="center"/>
          </w:tcPr>
          <w:p w:rsidR="00967042" w:rsidRDefault="00DC2194" w:rsidP="00967042">
            <w:pPr>
              <w:spacing w:line="360" w:lineRule="auto"/>
              <w:jc w:val="center"/>
              <w:rPr>
                <w:sz w:val="24"/>
              </w:rPr>
            </w:pPr>
            <w:r>
              <w:rPr>
                <w:rFonts w:hint="eastAsia"/>
                <w:sz w:val="24"/>
              </w:rPr>
              <w:t>点总数</w:t>
            </w:r>
          </w:p>
        </w:tc>
        <w:tc>
          <w:tcPr>
            <w:tcW w:w="463" w:type="pct"/>
            <w:vAlign w:val="center"/>
          </w:tcPr>
          <w:p w:rsidR="00DC2194" w:rsidRDefault="00DC2194" w:rsidP="00967042">
            <w:pPr>
              <w:spacing w:line="360" w:lineRule="auto"/>
              <w:jc w:val="center"/>
              <w:rPr>
                <w:sz w:val="24"/>
              </w:rPr>
            </w:pPr>
            <w:r>
              <w:rPr>
                <w:rFonts w:hint="eastAsia"/>
                <w:sz w:val="24"/>
              </w:rPr>
              <w:t>50</w:t>
            </w:r>
          </w:p>
        </w:tc>
        <w:tc>
          <w:tcPr>
            <w:tcW w:w="465" w:type="pct"/>
            <w:vAlign w:val="center"/>
          </w:tcPr>
          <w:p w:rsidR="00DC2194" w:rsidRDefault="00DC2194" w:rsidP="00967042">
            <w:pPr>
              <w:spacing w:line="360" w:lineRule="auto"/>
              <w:jc w:val="center"/>
              <w:rPr>
                <w:sz w:val="24"/>
              </w:rPr>
            </w:pPr>
            <w:r>
              <w:rPr>
                <w:rFonts w:hint="eastAsia"/>
                <w:sz w:val="24"/>
              </w:rPr>
              <w:t>100</w:t>
            </w:r>
          </w:p>
        </w:tc>
        <w:tc>
          <w:tcPr>
            <w:tcW w:w="561" w:type="pct"/>
            <w:vAlign w:val="center"/>
          </w:tcPr>
          <w:p w:rsidR="00DC2194" w:rsidRDefault="00A74466" w:rsidP="00967042">
            <w:pPr>
              <w:spacing w:line="360" w:lineRule="auto"/>
              <w:jc w:val="center"/>
              <w:rPr>
                <w:sz w:val="24"/>
              </w:rPr>
            </w:pPr>
            <w:r>
              <w:rPr>
                <w:rFonts w:hint="eastAsia"/>
                <w:sz w:val="24"/>
              </w:rPr>
              <w:t>200</w:t>
            </w:r>
          </w:p>
        </w:tc>
        <w:tc>
          <w:tcPr>
            <w:tcW w:w="557" w:type="pct"/>
            <w:vAlign w:val="center"/>
          </w:tcPr>
          <w:p w:rsidR="00DC2194" w:rsidRDefault="00A74466" w:rsidP="00967042">
            <w:pPr>
              <w:spacing w:line="360" w:lineRule="auto"/>
              <w:jc w:val="center"/>
              <w:rPr>
                <w:sz w:val="24"/>
              </w:rPr>
            </w:pPr>
            <w:r>
              <w:rPr>
                <w:rFonts w:hint="eastAsia"/>
                <w:sz w:val="24"/>
              </w:rPr>
              <w:t>400</w:t>
            </w:r>
          </w:p>
        </w:tc>
        <w:tc>
          <w:tcPr>
            <w:tcW w:w="557" w:type="pct"/>
            <w:vAlign w:val="center"/>
          </w:tcPr>
          <w:p w:rsidR="00DC2194" w:rsidRDefault="00A74466" w:rsidP="00967042">
            <w:pPr>
              <w:spacing w:line="360" w:lineRule="auto"/>
              <w:jc w:val="center"/>
              <w:rPr>
                <w:sz w:val="24"/>
              </w:rPr>
            </w:pPr>
            <w:r>
              <w:rPr>
                <w:rFonts w:hint="eastAsia"/>
                <w:sz w:val="24"/>
              </w:rPr>
              <w:t>600</w:t>
            </w:r>
          </w:p>
        </w:tc>
        <w:tc>
          <w:tcPr>
            <w:tcW w:w="557" w:type="pct"/>
            <w:vAlign w:val="center"/>
          </w:tcPr>
          <w:p w:rsidR="00DC2194" w:rsidRDefault="00A74466" w:rsidP="00967042">
            <w:pPr>
              <w:spacing w:line="360" w:lineRule="auto"/>
              <w:jc w:val="center"/>
              <w:rPr>
                <w:sz w:val="24"/>
              </w:rPr>
            </w:pPr>
            <w:r>
              <w:rPr>
                <w:rFonts w:hint="eastAsia"/>
                <w:sz w:val="24"/>
              </w:rPr>
              <w:t>800</w:t>
            </w:r>
          </w:p>
        </w:tc>
        <w:tc>
          <w:tcPr>
            <w:tcW w:w="557" w:type="pct"/>
            <w:vAlign w:val="center"/>
          </w:tcPr>
          <w:p w:rsidR="00DC2194" w:rsidRDefault="00A74466" w:rsidP="00967042">
            <w:pPr>
              <w:spacing w:line="360" w:lineRule="auto"/>
              <w:jc w:val="center"/>
              <w:rPr>
                <w:sz w:val="24"/>
              </w:rPr>
            </w:pPr>
            <w:r>
              <w:rPr>
                <w:rFonts w:hint="eastAsia"/>
                <w:sz w:val="24"/>
              </w:rPr>
              <w:t>1000</w:t>
            </w:r>
          </w:p>
        </w:tc>
      </w:tr>
      <w:tr w:rsidR="00F36536" w:rsidTr="00967042">
        <w:trPr>
          <w:jc w:val="center"/>
        </w:trPr>
        <w:tc>
          <w:tcPr>
            <w:tcW w:w="1283" w:type="pct"/>
            <w:vAlign w:val="center"/>
          </w:tcPr>
          <w:p w:rsidR="00DC2194" w:rsidRDefault="00DC2194" w:rsidP="00967042">
            <w:pPr>
              <w:spacing w:line="360" w:lineRule="auto"/>
              <w:jc w:val="center"/>
              <w:rPr>
                <w:sz w:val="24"/>
              </w:rPr>
            </w:pPr>
            <w:r>
              <w:rPr>
                <w:rFonts w:hint="eastAsia"/>
                <w:sz w:val="24"/>
              </w:rPr>
              <w:t>必经点数</w:t>
            </w:r>
          </w:p>
        </w:tc>
        <w:tc>
          <w:tcPr>
            <w:tcW w:w="463" w:type="pct"/>
            <w:vAlign w:val="center"/>
          </w:tcPr>
          <w:p w:rsidR="00DC2194" w:rsidRDefault="00654DD1" w:rsidP="00967042">
            <w:pPr>
              <w:spacing w:line="360" w:lineRule="auto"/>
              <w:jc w:val="center"/>
              <w:rPr>
                <w:sz w:val="24"/>
              </w:rPr>
            </w:pPr>
            <w:r>
              <w:rPr>
                <w:rFonts w:hint="eastAsia"/>
                <w:sz w:val="24"/>
              </w:rPr>
              <w:t>1</w:t>
            </w:r>
            <w:r w:rsidR="00A74466">
              <w:rPr>
                <w:rFonts w:hint="eastAsia"/>
                <w:sz w:val="24"/>
              </w:rPr>
              <w:t>0</w:t>
            </w:r>
          </w:p>
        </w:tc>
        <w:tc>
          <w:tcPr>
            <w:tcW w:w="465" w:type="pct"/>
            <w:vAlign w:val="center"/>
          </w:tcPr>
          <w:p w:rsidR="00DC2194" w:rsidRDefault="00654DD1" w:rsidP="00967042">
            <w:pPr>
              <w:spacing w:line="360" w:lineRule="auto"/>
              <w:jc w:val="center"/>
              <w:rPr>
                <w:sz w:val="24"/>
              </w:rPr>
            </w:pPr>
            <w:r>
              <w:rPr>
                <w:rFonts w:hint="eastAsia"/>
                <w:sz w:val="24"/>
              </w:rPr>
              <w:t>1</w:t>
            </w:r>
            <w:r w:rsidR="00A74466">
              <w:rPr>
                <w:rFonts w:hint="eastAsia"/>
                <w:sz w:val="24"/>
              </w:rPr>
              <w:t>0</w:t>
            </w:r>
          </w:p>
        </w:tc>
        <w:tc>
          <w:tcPr>
            <w:tcW w:w="561" w:type="pct"/>
            <w:vAlign w:val="center"/>
          </w:tcPr>
          <w:p w:rsidR="00DC2194" w:rsidRDefault="00654DD1" w:rsidP="00967042">
            <w:pPr>
              <w:spacing w:line="360" w:lineRule="auto"/>
              <w:jc w:val="center"/>
              <w:rPr>
                <w:sz w:val="24"/>
              </w:rPr>
            </w:pPr>
            <w:r>
              <w:rPr>
                <w:rFonts w:hint="eastAsia"/>
                <w:sz w:val="24"/>
              </w:rPr>
              <w:t>1</w:t>
            </w:r>
            <w:r w:rsidR="00A74466">
              <w:rPr>
                <w:rFonts w:hint="eastAsia"/>
                <w:sz w:val="24"/>
              </w:rPr>
              <w:t>0</w:t>
            </w:r>
          </w:p>
        </w:tc>
        <w:tc>
          <w:tcPr>
            <w:tcW w:w="557" w:type="pct"/>
            <w:vAlign w:val="center"/>
          </w:tcPr>
          <w:p w:rsidR="00DC2194" w:rsidRDefault="00654DD1" w:rsidP="00967042">
            <w:pPr>
              <w:spacing w:line="360" w:lineRule="auto"/>
              <w:jc w:val="center"/>
              <w:rPr>
                <w:sz w:val="24"/>
              </w:rPr>
            </w:pPr>
            <w:r>
              <w:rPr>
                <w:rFonts w:hint="eastAsia"/>
                <w:sz w:val="24"/>
              </w:rPr>
              <w:t>1</w:t>
            </w:r>
            <w:r w:rsidR="00A74466">
              <w:rPr>
                <w:rFonts w:hint="eastAsia"/>
                <w:sz w:val="24"/>
              </w:rPr>
              <w:t>0</w:t>
            </w:r>
          </w:p>
        </w:tc>
        <w:tc>
          <w:tcPr>
            <w:tcW w:w="557" w:type="pct"/>
            <w:vAlign w:val="center"/>
          </w:tcPr>
          <w:p w:rsidR="00DC2194" w:rsidRDefault="00F36536" w:rsidP="00967042">
            <w:pPr>
              <w:spacing w:line="360" w:lineRule="auto"/>
              <w:jc w:val="center"/>
              <w:rPr>
                <w:sz w:val="24"/>
              </w:rPr>
            </w:pPr>
            <w:r>
              <w:rPr>
                <w:rFonts w:hint="eastAsia"/>
                <w:sz w:val="24"/>
              </w:rPr>
              <w:t>10</w:t>
            </w:r>
          </w:p>
        </w:tc>
        <w:tc>
          <w:tcPr>
            <w:tcW w:w="557" w:type="pct"/>
            <w:vAlign w:val="center"/>
          </w:tcPr>
          <w:p w:rsidR="00DC2194" w:rsidRDefault="00F36536" w:rsidP="00967042">
            <w:pPr>
              <w:spacing w:line="360" w:lineRule="auto"/>
              <w:jc w:val="center"/>
              <w:rPr>
                <w:sz w:val="24"/>
              </w:rPr>
            </w:pPr>
            <w:r>
              <w:rPr>
                <w:rFonts w:hint="eastAsia"/>
                <w:sz w:val="24"/>
              </w:rPr>
              <w:t>10</w:t>
            </w:r>
          </w:p>
        </w:tc>
        <w:tc>
          <w:tcPr>
            <w:tcW w:w="557" w:type="pct"/>
            <w:vAlign w:val="center"/>
          </w:tcPr>
          <w:p w:rsidR="00DC2194" w:rsidRDefault="00F36536" w:rsidP="00967042">
            <w:pPr>
              <w:spacing w:line="360" w:lineRule="auto"/>
              <w:jc w:val="center"/>
              <w:rPr>
                <w:sz w:val="24"/>
              </w:rPr>
            </w:pPr>
            <w:r>
              <w:rPr>
                <w:rFonts w:hint="eastAsia"/>
                <w:sz w:val="24"/>
              </w:rPr>
              <w:t>10</w:t>
            </w:r>
          </w:p>
        </w:tc>
      </w:tr>
      <w:tr w:rsidR="00F36536" w:rsidTr="00967042">
        <w:trPr>
          <w:jc w:val="center"/>
        </w:trPr>
        <w:tc>
          <w:tcPr>
            <w:tcW w:w="1283" w:type="pct"/>
            <w:vAlign w:val="center"/>
          </w:tcPr>
          <w:p w:rsidR="00DC2194" w:rsidRDefault="00DC2194" w:rsidP="00967042">
            <w:pPr>
              <w:spacing w:line="360" w:lineRule="auto"/>
              <w:jc w:val="center"/>
              <w:rPr>
                <w:sz w:val="24"/>
              </w:rPr>
            </w:pPr>
            <w:r>
              <w:rPr>
                <w:rFonts w:hint="eastAsia"/>
                <w:sz w:val="24"/>
              </w:rPr>
              <w:t>路上其他点数</w:t>
            </w:r>
          </w:p>
        </w:tc>
        <w:tc>
          <w:tcPr>
            <w:tcW w:w="463" w:type="pct"/>
            <w:vAlign w:val="center"/>
          </w:tcPr>
          <w:p w:rsidR="00DC2194" w:rsidRDefault="00654DD1" w:rsidP="00967042">
            <w:pPr>
              <w:spacing w:line="360" w:lineRule="auto"/>
              <w:jc w:val="center"/>
              <w:rPr>
                <w:sz w:val="24"/>
              </w:rPr>
            </w:pPr>
            <w:r>
              <w:rPr>
                <w:rFonts w:hint="eastAsia"/>
                <w:sz w:val="24"/>
              </w:rPr>
              <w:t>10</w:t>
            </w:r>
          </w:p>
        </w:tc>
        <w:tc>
          <w:tcPr>
            <w:tcW w:w="465" w:type="pct"/>
            <w:vAlign w:val="center"/>
          </w:tcPr>
          <w:p w:rsidR="00DC2194" w:rsidRDefault="00654DD1" w:rsidP="00967042">
            <w:pPr>
              <w:spacing w:line="360" w:lineRule="auto"/>
              <w:jc w:val="center"/>
              <w:rPr>
                <w:sz w:val="24"/>
              </w:rPr>
            </w:pPr>
            <w:r>
              <w:rPr>
                <w:rFonts w:hint="eastAsia"/>
                <w:sz w:val="24"/>
              </w:rPr>
              <w:t>10</w:t>
            </w:r>
          </w:p>
        </w:tc>
        <w:tc>
          <w:tcPr>
            <w:tcW w:w="561" w:type="pct"/>
            <w:vAlign w:val="center"/>
          </w:tcPr>
          <w:p w:rsidR="00DC2194" w:rsidRDefault="00654DD1" w:rsidP="00967042">
            <w:pPr>
              <w:spacing w:line="360" w:lineRule="auto"/>
              <w:jc w:val="center"/>
              <w:rPr>
                <w:sz w:val="24"/>
              </w:rPr>
            </w:pPr>
            <w:r>
              <w:rPr>
                <w:rFonts w:hint="eastAsia"/>
                <w:sz w:val="24"/>
              </w:rPr>
              <w:t>10</w:t>
            </w:r>
          </w:p>
        </w:tc>
        <w:tc>
          <w:tcPr>
            <w:tcW w:w="557" w:type="pct"/>
            <w:vAlign w:val="center"/>
          </w:tcPr>
          <w:p w:rsidR="00DC2194" w:rsidRDefault="00654DD1" w:rsidP="00967042">
            <w:pPr>
              <w:spacing w:line="360" w:lineRule="auto"/>
              <w:jc w:val="center"/>
              <w:rPr>
                <w:sz w:val="24"/>
              </w:rPr>
            </w:pPr>
            <w:r>
              <w:rPr>
                <w:rFonts w:hint="eastAsia"/>
                <w:sz w:val="24"/>
              </w:rPr>
              <w:t>10</w:t>
            </w:r>
          </w:p>
        </w:tc>
        <w:tc>
          <w:tcPr>
            <w:tcW w:w="557" w:type="pct"/>
            <w:vAlign w:val="center"/>
          </w:tcPr>
          <w:p w:rsidR="00DC2194" w:rsidRDefault="00F36536" w:rsidP="00967042">
            <w:pPr>
              <w:spacing w:line="360" w:lineRule="auto"/>
              <w:jc w:val="center"/>
              <w:rPr>
                <w:sz w:val="24"/>
              </w:rPr>
            </w:pPr>
            <w:r>
              <w:rPr>
                <w:rFonts w:hint="eastAsia"/>
                <w:sz w:val="24"/>
              </w:rPr>
              <w:t>10</w:t>
            </w:r>
          </w:p>
        </w:tc>
        <w:tc>
          <w:tcPr>
            <w:tcW w:w="557" w:type="pct"/>
            <w:vAlign w:val="center"/>
          </w:tcPr>
          <w:p w:rsidR="00DC2194" w:rsidRDefault="00F36536" w:rsidP="00967042">
            <w:pPr>
              <w:spacing w:line="360" w:lineRule="auto"/>
              <w:jc w:val="center"/>
              <w:rPr>
                <w:sz w:val="24"/>
              </w:rPr>
            </w:pPr>
            <w:r>
              <w:rPr>
                <w:rFonts w:hint="eastAsia"/>
                <w:sz w:val="24"/>
              </w:rPr>
              <w:t>10</w:t>
            </w:r>
          </w:p>
        </w:tc>
        <w:tc>
          <w:tcPr>
            <w:tcW w:w="557" w:type="pct"/>
            <w:vAlign w:val="center"/>
          </w:tcPr>
          <w:p w:rsidR="00DC2194" w:rsidRDefault="00F36536" w:rsidP="00967042">
            <w:pPr>
              <w:spacing w:line="360" w:lineRule="auto"/>
              <w:jc w:val="center"/>
              <w:rPr>
                <w:sz w:val="24"/>
              </w:rPr>
            </w:pPr>
            <w:r>
              <w:rPr>
                <w:rFonts w:hint="eastAsia"/>
                <w:sz w:val="24"/>
              </w:rPr>
              <w:t>10</w:t>
            </w:r>
          </w:p>
        </w:tc>
      </w:tr>
      <w:tr w:rsidR="00F36536" w:rsidTr="00967042">
        <w:trPr>
          <w:jc w:val="center"/>
        </w:trPr>
        <w:tc>
          <w:tcPr>
            <w:tcW w:w="1283" w:type="pct"/>
            <w:vAlign w:val="center"/>
          </w:tcPr>
          <w:p w:rsidR="00DC2194" w:rsidRDefault="00DC2194" w:rsidP="00967042">
            <w:pPr>
              <w:spacing w:line="360" w:lineRule="auto"/>
              <w:jc w:val="center"/>
              <w:rPr>
                <w:sz w:val="24"/>
              </w:rPr>
            </w:pPr>
            <w:r>
              <w:rPr>
                <w:rFonts w:hint="eastAsia"/>
                <w:sz w:val="24"/>
              </w:rPr>
              <w:t>参考答案长度</w:t>
            </w:r>
          </w:p>
        </w:tc>
        <w:tc>
          <w:tcPr>
            <w:tcW w:w="463" w:type="pct"/>
            <w:vAlign w:val="center"/>
          </w:tcPr>
          <w:p w:rsidR="00DC2194" w:rsidRDefault="004B61A3" w:rsidP="00967042">
            <w:pPr>
              <w:spacing w:line="360" w:lineRule="auto"/>
              <w:jc w:val="center"/>
              <w:rPr>
                <w:sz w:val="24"/>
              </w:rPr>
            </w:pPr>
            <w:r>
              <w:rPr>
                <w:rFonts w:hint="eastAsia"/>
                <w:sz w:val="24"/>
              </w:rPr>
              <w:t>115</w:t>
            </w:r>
          </w:p>
        </w:tc>
        <w:tc>
          <w:tcPr>
            <w:tcW w:w="465" w:type="pct"/>
            <w:vAlign w:val="center"/>
          </w:tcPr>
          <w:p w:rsidR="00DC2194" w:rsidRDefault="004B61A3" w:rsidP="00967042">
            <w:pPr>
              <w:spacing w:line="360" w:lineRule="auto"/>
              <w:jc w:val="center"/>
              <w:rPr>
                <w:sz w:val="24"/>
              </w:rPr>
            </w:pPr>
            <w:r>
              <w:rPr>
                <w:rFonts w:hint="eastAsia"/>
                <w:sz w:val="24"/>
              </w:rPr>
              <w:t>79</w:t>
            </w:r>
          </w:p>
        </w:tc>
        <w:tc>
          <w:tcPr>
            <w:tcW w:w="561" w:type="pct"/>
            <w:vAlign w:val="center"/>
          </w:tcPr>
          <w:p w:rsidR="00DC2194" w:rsidRDefault="004B61A3" w:rsidP="00967042">
            <w:pPr>
              <w:spacing w:line="360" w:lineRule="auto"/>
              <w:jc w:val="center"/>
              <w:rPr>
                <w:sz w:val="24"/>
              </w:rPr>
            </w:pPr>
            <w:r>
              <w:rPr>
                <w:rFonts w:hint="eastAsia"/>
                <w:sz w:val="24"/>
              </w:rPr>
              <w:t>92</w:t>
            </w:r>
          </w:p>
        </w:tc>
        <w:tc>
          <w:tcPr>
            <w:tcW w:w="557" w:type="pct"/>
            <w:vAlign w:val="center"/>
          </w:tcPr>
          <w:p w:rsidR="00DC2194" w:rsidRDefault="004B61A3" w:rsidP="00967042">
            <w:pPr>
              <w:spacing w:line="360" w:lineRule="auto"/>
              <w:jc w:val="center"/>
              <w:rPr>
                <w:sz w:val="24"/>
              </w:rPr>
            </w:pPr>
            <w:r>
              <w:rPr>
                <w:rFonts w:hint="eastAsia"/>
                <w:sz w:val="24"/>
              </w:rPr>
              <w:t>94</w:t>
            </w:r>
          </w:p>
        </w:tc>
        <w:tc>
          <w:tcPr>
            <w:tcW w:w="557" w:type="pct"/>
            <w:vAlign w:val="center"/>
          </w:tcPr>
          <w:p w:rsidR="00DC2194" w:rsidRDefault="004B61A3" w:rsidP="00967042">
            <w:pPr>
              <w:spacing w:line="360" w:lineRule="auto"/>
              <w:jc w:val="center"/>
              <w:rPr>
                <w:sz w:val="24"/>
              </w:rPr>
            </w:pPr>
            <w:r>
              <w:rPr>
                <w:rFonts w:hint="eastAsia"/>
                <w:sz w:val="24"/>
              </w:rPr>
              <w:t>83</w:t>
            </w:r>
          </w:p>
        </w:tc>
        <w:tc>
          <w:tcPr>
            <w:tcW w:w="557" w:type="pct"/>
            <w:vAlign w:val="center"/>
          </w:tcPr>
          <w:p w:rsidR="00DC2194" w:rsidRDefault="004B61A3" w:rsidP="00967042">
            <w:pPr>
              <w:spacing w:line="360" w:lineRule="auto"/>
              <w:jc w:val="center"/>
              <w:rPr>
                <w:sz w:val="24"/>
              </w:rPr>
            </w:pPr>
            <w:r>
              <w:rPr>
                <w:rFonts w:hint="eastAsia"/>
                <w:sz w:val="24"/>
              </w:rPr>
              <w:t>79</w:t>
            </w:r>
          </w:p>
        </w:tc>
        <w:tc>
          <w:tcPr>
            <w:tcW w:w="557" w:type="pct"/>
            <w:vAlign w:val="center"/>
          </w:tcPr>
          <w:p w:rsidR="00DC2194" w:rsidRDefault="004B61A3" w:rsidP="00967042">
            <w:pPr>
              <w:spacing w:line="360" w:lineRule="auto"/>
              <w:jc w:val="center"/>
              <w:rPr>
                <w:sz w:val="24"/>
              </w:rPr>
            </w:pPr>
            <w:r>
              <w:rPr>
                <w:rFonts w:hint="eastAsia"/>
                <w:sz w:val="24"/>
              </w:rPr>
              <w:t>84</w:t>
            </w:r>
          </w:p>
        </w:tc>
      </w:tr>
      <w:tr w:rsidR="00F36536" w:rsidTr="00967042">
        <w:trPr>
          <w:jc w:val="center"/>
        </w:trPr>
        <w:tc>
          <w:tcPr>
            <w:tcW w:w="1283" w:type="pct"/>
            <w:vAlign w:val="center"/>
          </w:tcPr>
          <w:p w:rsidR="00DC2194" w:rsidRDefault="00DC2194" w:rsidP="00967042">
            <w:pPr>
              <w:spacing w:line="360" w:lineRule="auto"/>
              <w:jc w:val="center"/>
              <w:rPr>
                <w:sz w:val="24"/>
              </w:rPr>
            </w:pPr>
            <w:r>
              <w:rPr>
                <w:rFonts w:hint="eastAsia"/>
                <w:sz w:val="24"/>
              </w:rPr>
              <w:t>测试结果长度</w:t>
            </w:r>
          </w:p>
        </w:tc>
        <w:tc>
          <w:tcPr>
            <w:tcW w:w="463" w:type="pct"/>
            <w:vAlign w:val="center"/>
          </w:tcPr>
          <w:p w:rsidR="00DC2194" w:rsidRDefault="004B61A3" w:rsidP="00967042">
            <w:pPr>
              <w:spacing w:line="360" w:lineRule="auto"/>
              <w:jc w:val="center"/>
              <w:rPr>
                <w:sz w:val="24"/>
              </w:rPr>
            </w:pPr>
            <w:r>
              <w:rPr>
                <w:rFonts w:hint="eastAsia"/>
                <w:sz w:val="24"/>
              </w:rPr>
              <w:t>114</w:t>
            </w:r>
          </w:p>
        </w:tc>
        <w:tc>
          <w:tcPr>
            <w:tcW w:w="465" w:type="pct"/>
            <w:vAlign w:val="center"/>
          </w:tcPr>
          <w:p w:rsidR="00DC2194" w:rsidRDefault="004B61A3" w:rsidP="00967042">
            <w:pPr>
              <w:spacing w:line="360" w:lineRule="auto"/>
              <w:jc w:val="center"/>
              <w:rPr>
                <w:sz w:val="24"/>
              </w:rPr>
            </w:pPr>
            <w:r>
              <w:rPr>
                <w:rFonts w:hint="eastAsia"/>
                <w:sz w:val="24"/>
              </w:rPr>
              <w:t>76</w:t>
            </w:r>
          </w:p>
        </w:tc>
        <w:tc>
          <w:tcPr>
            <w:tcW w:w="561" w:type="pct"/>
            <w:vAlign w:val="center"/>
          </w:tcPr>
          <w:p w:rsidR="00DC2194" w:rsidRDefault="004B61A3" w:rsidP="00967042">
            <w:pPr>
              <w:spacing w:line="360" w:lineRule="auto"/>
              <w:jc w:val="center"/>
              <w:rPr>
                <w:sz w:val="24"/>
              </w:rPr>
            </w:pPr>
            <w:r>
              <w:rPr>
                <w:rFonts w:hint="eastAsia"/>
                <w:sz w:val="24"/>
              </w:rPr>
              <w:t>92</w:t>
            </w:r>
          </w:p>
        </w:tc>
        <w:tc>
          <w:tcPr>
            <w:tcW w:w="557" w:type="pct"/>
            <w:vAlign w:val="center"/>
          </w:tcPr>
          <w:p w:rsidR="00DC2194" w:rsidRDefault="004B61A3" w:rsidP="00967042">
            <w:pPr>
              <w:spacing w:line="360" w:lineRule="auto"/>
              <w:jc w:val="center"/>
              <w:rPr>
                <w:sz w:val="24"/>
              </w:rPr>
            </w:pPr>
            <w:r>
              <w:rPr>
                <w:rFonts w:hint="eastAsia"/>
                <w:sz w:val="24"/>
              </w:rPr>
              <w:t>83</w:t>
            </w:r>
          </w:p>
        </w:tc>
        <w:tc>
          <w:tcPr>
            <w:tcW w:w="557" w:type="pct"/>
            <w:vAlign w:val="center"/>
          </w:tcPr>
          <w:p w:rsidR="00DC2194" w:rsidRDefault="004B61A3" w:rsidP="00967042">
            <w:pPr>
              <w:spacing w:line="360" w:lineRule="auto"/>
              <w:jc w:val="center"/>
              <w:rPr>
                <w:sz w:val="24"/>
              </w:rPr>
            </w:pPr>
            <w:r>
              <w:rPr>
                <w:rFonts w:hint="eastAsia"/>
                <w:sz w:val="24"/>
              </w:rPr>
              <w:t>83</w:t>
            </w:r>
          </w:p>
        </w:tc>
        <w:tc>
          <w:tcPr>
            <w:tcW w:w="557" w:type="pct"/>
            <w:vAlign w:val="center"/>
          </w:tcPr>
          <w:p w:rsidR="00DC2194" w:rsidRDefault="004B61A3" w:rsidP="00967042">
            <w:pPr>
              <w:spacing w:line="360" w:lineRule="auto"/>
              <w:jc w:val="center"/>
              <w:rPr>
                <w:sz w:val="24"/>
              </w:rPr>
            </w:pPr>
            <w:r>
              <w:rPr>
                <w:rFonts w:hint="eastAsia"/>
                <w:sz w:val="24"/>
              </w:rPr>
              <w:t>113</w:t>
            </w:r>
          </w:p>
        </w:tc>
        <w:tc>
          <w:tcPr>
            <w:tcW w:w="557" w:type="pct"/>
            <w:vAlign w:val="center"/>
          </w:tcPr>
          <w:p w:rsidR="00DC2194" w:rsidRDefault="004B61A3" w:rsidP="00967042">
            <w:pPr>
              <w:spacing w:line="360" w:lineRule="auto"/>
              <w:jc w:val="center"/>
              <w:rPr>
                <w:sz w:val="24"/>
              </w:rPr>
            </w:pPr>
            <w:r>
              <w:rPr>
                <w:rFonts w:hint="eastAsia"/>
                <w:sz w:val="24"/>
              </w:rPr>
              <w:t>84</w:t>
            </w:r>
          </w:p>
        </w:tc>
      </w:tr>
      <w:tr w:rsidR="00F36536" w:rsidTr="00967042">
        <w:trPr>
          <w:trHeight w:val="257"/>
          <w:jc w:val="center"/>
        </w:trPr>
        <w:tc>
          <w:tcPr>
            <w:tcW w:w="1283" w:type="pct"/>
            <w:vAlign w:val="center"/>
          </w:tcPr>
          <w:p w:rsidR="00DC2194" w:rsidRDefault="00DC2194" w:rsidP="00967042">
            <w:pPr>
              <w:spacing w:line="360" w:lineRule="auto"/>
              <w:jc w:val="center"/>
              <w:rPr>
                <w:sz w:val="24"/>
              </w:rPr>
            </w:pPr>
            <w:r>
              <w:rPr>
                <w:rFonts w:hint="eastAsia"/>
                <w:sz w:val="24"/>
              </w:rPr>
              <w:t>测试结果重边数</w:t>
            </w:r>
          </w:p>
        </w:tc>
        <w:tc>
          <w:tcPr>
            <w:tcW w:w="463" w:type="pct"/>
            <w:vAlign w:val="center"/>
          </w:tcPr>
          <w:p w:rsidR="00DC2194" w:rsidRDefault="00F36536" w:rsidP="00967042">
            <w:pPr>
              <w:spacing w:line="360" w:lineRule="auto"/>
              <w:jc w:val="center"/>
              <w:rPr>
                <w:sz w:val="24"/>
              </w:rPr>
            </w:pPr>
            <w:r>
              <w:rPr>
                <w:rFonts w:hint="eastAsia"/>
                <w:sz w:val="24"/>
              </w:rPr>
              <w:t>0</w:t>
            </w:r>
          </w:p>
        </w:tc>
        <w:tc>
          <w:tcPr>
            <w:tcW w:w="465" w:type="pct"/>
            <w:vAlign w:val="center"/>
          </w:tcPr>
          <w:p w:rsidR="00DC2194" w:rsidRDefault="00F36536" w:rsidP="00967042">
            <w:pPr>
              <w:spacing w:line="360" w:lineRule="auto"/>
              <w:jc w:val="center"/>
              <w:rPr>
                <w:sz w:val="24"/>
              </w:rPr>
            </w:pPr>
            <w:r>
              <w:rPr>
                <w:rFonts w:hint="eastAsia"/>
                <w:sz w:val="24"/>
              </w:rPr>
              <w:t>0</w:t>
            </w:r>
          </w:p>
        </w:tc>
        <w:tc>
          <w:tcPr>
            <w:tcW w:w="561" w:type="pct"/>
            <w:vAlign w:val="center"/>
          </w:tcPr>
          <w:p w:rsidR="00DC2194" w:rsidRDefault="00F36536" w:rsidP="00967042">
            <w:pPr>
              <w:spacing w:line="360" w:lineRule="auto"/>
              <w:jc w:val="center"/>
              <w:rPr>
                <w:sz w:val="24"/>
              </w:rPr>
            </w:pPr>
            <w:r>
              <w:rPr>
                <w:rFonts w:hint="eastAsia"/>
                <w:sz w:val="24"/>
              </w:rPr>
              <w:t>0</w:t>
            </w:r>
          </w:p>
        </w:tc>
        <w:tc>
          <w:tcPr>
            <w:tcW w:w="557" w:type="pct"/>
            <w:vAlign w:val="center"/>
          </w:tcPr>
          <w:p w:rsidR="00DC2194" w:rsidRDefault="00F36536" w:rsidP="00967042">
            <w:pPr>
              <w:spacing w:line="360" w:lineRule="auto"/>
              <w:jc w:val="center"/>
              <w:rPr>
                <w:sz w:val="24"/>
              </w:rPr>
            </w:pPr>
            <w:r>
              <w:rPr>
                <w:rFonts w:hint="eastAsia"/>
                <w:sz w:val="24"/>
              </w:rPr>
              <w:t>0</w:t>
            </w:r>
          </w:p>
        </w:tc>
        <w:tc>
          <w:tcPr>
            <w:tcW w:w="557" w:type="pct"/>
            <w:vAlign w:val="center"/>
          </w:tcPr>
          <w:p w:rsidR="00DC2194" w:rsidRDefault="00F36536" w:rsidP="00967042">
            <w:pPr>
              <w:spacing w:line="360" w:lineRule="auto"/>
              <w:jc w:val="center"/>
              <w:rPr>
                <w:sz w:val="24"/>
              </w:rPr>
            </w:pPr>
            <w:r>
              <w:rPr>
                <w:rFonts w:hint="eastAsia"/>
                <w:sz w:val="24"/>
              </w:rPr>
              <w:t>0</w:t>
            </w:r>
          </w:p>
        </w:tc>
        <w:tc>
          <w:tcPr>
            <w:tcW w:w="557" w:type="pct"/>
            <w:vAlign w:val="center"/>
          </w:tcPr>
          <w:p w:rsidR="00DC2194" w:rsidRDefault="00F36536" w:rsidP="00967042">
            <w:pPr>
              <w:spacing w:line="360" w:lineRule="auto"/>
              <w:jc w:val="center"/>
              <w:rPr>
                <w:sz w:val="24"/>
              </w:rPr>
            </w:pPr>
            <w:r>
              <w:rPr>
                <w:rFonts w:hint="eastAsia"/>
                <w:sz w:val="24"/>
              </w:rPr>
              <w:t>0</w:t>
            </w:r>
          </w:p>
        </w:tc>
        <w:tc>
          <w:tcPr>
            <w:tcW w:w="557" w:type="pct"/>
            <w:vAlign w:val="center"/>
          </w:tcPr>
          <w:p w:rsidR="00DC2194" w:rsidRDefault="00F36536" w:rsidP="00967042">
            <w:pPr>
              <w:spacing w:line="360" w:lineRule="auto"/>
              <w:jc w:val="center"/>
              <w:rPr>
                <w:sz w:val="24"/>
              </w:rPr>
            </w:pPr>
            <w:r>
              <w:rPr>
                <w:rFonts w:hint="eastAsia"/>
                <w:sz w:val="24"/>
              </w:rPr>
              <w:t>0</w:t>
            </w:r>
          </w:p>
        </w:tc>
      </w:tr>
    </w:tbl>
    <w:p w:rsidR="00967042" w:rsidRDefault="00967042" w:rsidP="0004687E">
      <w:pPr>
        <w:spacing w:line="360" w:lineRule="auto"/>
        <w:rPr>
          <w:sz w:val="24"/>
        </w:rPr>
      </w:pPr>
    </w:p>
    <w:p w:rsidR="00DC2194" w:rsidRDefault="00A74466" w:rsidP="00DC2194">
      <w:pPr>
        <w:spacing w:line="360" w:lineRule="auto"/>
        <w:ind w:firstLineChars="200" w:firstLine="480"/>
        <w:rPr>
          <w:sz w:val="24"/>
        </w:rPr>
      </w:pPr>
      <w:r>
        <w:rPr>
          <w:rFonts w:hint="eastAsia"/>
          <w:sz w:val="24"/>
        </w:rPr>
        <w:t>从表</w:t>
      </w:r>
      <w:r w:rsidR="00EB5824">
        <w:rPr>
          <w:rFonts w:hint="eastAsia"/>
          <w:sz w:val="24"/>
        </w:rPr>
        <w:t>5-</w:t>
      </w:r>
      <w:r>
        <w:rPr>
          <w:rFonts w:hint="eastAsia"/>
          <w:sz w:val="24"/>
        </w:rPr>
        <w:t>4</w:t>
      </w:r>
      <w:r>
        <w:rPr>
          <w:rFonts w:hint="eastAsia"/>
          <w:sz w:val="24"/>
        </w:rPr>
        <w:t>中可以看出，随着图规模的增大，搜索效果</w:t>
      </w:r>
      <w:r w:rsidR="00F36536">
        <w:rPr>
          <w:rFonts w:hint="eastAsia"/>
          <w:sz w:val="24"/>
        </w:rPr>
        <w:t>并没有变差</w:t>
      </w:r>
      <w:r>
        <w:rPr>
          <w:rFonts w:hint="eastAsia"/>
          <w:sz w:val="24"/>
        </w:rPr>
        <w:t>，说明图的规模对算法</w:t>
      </w:r>
      <w:r w:rsidR="00F36536">
        <w:rPr>
          <w:rFonts w:hint="eastAsia"/>
          <w:sz w:val="24"/>
        </w:rPr>
        <w:t>结果</w:t>
      </w:r>
      <w:r>
        <w:rPr>
          <w:rFonts w:hint="eastAsia"/>
          <w:sz w:val="24"/>
        </w:rPr>
        <w:t>的影响并不大，这是因为算法的核心在于压缩，图的规模对算法的影响是能够被减小的。</w:t>
      </w:r>
    </w:p>
    <w:p w:rsidR="00F36536" w:rsidRDefault="00F36536" w:rsidP="00DC2194">
      <w:pPr>
        <w:spacing w:line="360" w:lineRule="auto"/>
        <w:ind w:firstLineChars="200" w:firstLine="480"/>
        <w:rPr>
          <w:sz w:val="24"/>
        </w:rPr>
      </w:pPr>
      <w:r>
        <w:rPr>
          <w:rFonts w:hint="eastAsia"/>
          <w:sz w:val="24"/>
        </w:rPr>
        <w:t>从上面的测试可以看出，影响算法效率的关键点在于必经点</w:t>
      </w:r>
      <m:oMath>
        <m:r>
          <w:rPr>
            <w:rFonts w:ascii="Cambria Math" w:hAnsi="Cambria Math" w:hint="eastAsia"/>
            <w:sz w:val="24"/>
          </w:rPr>
          <m:t>m</m:t>
        </m:r>
      </m:oMath>
      <w:r>
        <w:rPr>
          <w:rFonts w:hint="eastAsia"/>
          <w:sz w:val="24"/>
        </w:rPr>
        <w:t>的个数，因为当图的压缩结束后，影响搜索效率和结果的主要因素体现在</w:t>
      </w:r>
      <m:oMath>
        <m:r>
          <w:rPr>
            <w:rFonts w:ascii="Cambria Math" w:hAnsi="Cambria Math" w:hint="eastAsia"/>
            <w:sz w:val="24"/>
          </w:rPr>
          <m:t>m</m:t>
        </m:r>
      </m:oMath>
      <w:r>
        <w:rPr>
          <w:rFonts w:hint="eastAsia"/>
          <w:sz w:val="24"/>
        </w:rPr>
        <w:t>上，这与</w:t>
      </w:r>
      <w:r>
        <w:rPr>
          <w:rFonts w:hint="eastAsia"/>
          <w:sz w:val="24"/>
        </w:rPr>
        <w:t>4.3</w:t>
      </w:r>
      <w:r>
        <w:rPr>
          <w:rFonts w:hint="eastAsia"/>
          <w:sz w:val="24"/>
        </w:rPr>
        <w:t>节的算法分析结果符合。</w:t>
      </w:r>
    </w:p>
    <w:p w:rsidR="0042537D" w:rsidRDefault="0042537D" w:rsidP="00DC2194">
      <w:pPr>
        <w:spacing w:line="360" w:lineRule="auto"/>
        <w:ind w:firstLineChars="200" w:firstLine="480"/>
        <w:rPr>
          <w:sz w:val="24"/>
        </w:rPr>
      </w:pPr>
      <w:r>
        <w:rPr>
          <w:rFonts w:hint="eastAsia"/>
          <w:sz w:val="24"/>
        </w:rPr>
        <w:t>最后我们测试极限情况</w:t>
      </w:r>
      <w:r>
        <w:rPr>
          <w:rFonts w:hint="eastAsia"/>
          <w:sz w:val="24"/>
        </w:rPr>
        <w:t>1200</w:t>
      </w:r>
      <w:r>
        <w:rPr>
          <w:rFonts w:hint="eastAsia"/>
          <w:sz w:val="24"/>
        </w:rPr>
        <w:t>点，</w:t>
      </w:r>
      <w:r>
        <w:rPr>
          <w:rFonts w:hint="eastAsia"/>
          <w:sz w:val="24"/>
        </w:rPr>
        <w:t>60</w:t>
      </w:r>
      <w:r>
        <w:rPr>
          <w:rFonts w:hint="eastAsia"/>
          <w:sz w:val="24"/>
        </w:rPr>
        <w:t>必经点的情况，结果如表</w:t>
      </w:r>
      <w:r>
        <w:rPr>
          <w:rFonts w:hint="eastAsia"/>
          <w:sz w:val="24"/>
        </w:rPr>
        <w:t>5-5</w:t>
      </w:r>
      <w:r>
        <w:rPr>
          <w:rFonts w:hint="eastAsia"/>
          <w:sz w:val="24"/>
        </w:rPr>
        <w:t>所示。</w:t>
      </w:r>
    </w:p>
    <w:p w:rsidR="00FD2C6B" w:rsidRPr="00FD2C6B" w:rsidRDefault="00FD2C6B" w:rsidP="00D1036A">
      <w:pPr>
        <w:spacing w:beforeLines="50"/>
        <w:ind w:firstLineChars="200" w:firstLine="420"/>
        <w:jc w:val="center"/>
        <w:rPr>
          <w:szCs w:val="21"/>
        </w:rPr>
      </w:pPr>
      <w:r w:rsidRPr="00CA294B">
        <w:rPr>
          <w:rFonts w:hint="eastAsia"/>
          <w:szCs w:val="21"/>
        </w:rPr>
        <w:t>表</w:t>
      </w:r>
      <w:r>
        <w:rPr>
          <w:rFonts w:hint="eastAsia"/>
          <w:szCs w:val="21"/>
        </w:rPr>
        <w:t>5-5  12</w:t>
      </w:r>
      <w:r w:rsidRPr="00CA294B">
        <w:rPr>
          <w:rFonts w:hint="eastAsia"/>
          <w:szCs w:val="21"/>
        </w:rPr>
        <w:t>00</w:t>
      </w:r>
      <w:r w:rsidRPr="00CA294B">
        <w:rPr>
          <w:rFonts w:hint="eastAsia"/>
          <w:szCs w:val="21"/>
        </w:rPr>
        <w:t>点</w:t>
      </w:r>
      <w:r>
        <w:rPr>
          <w:rFonts w:hint="eastAsia"/>
          <w:szCs w:val="21"/>
        </w:rPr>
        <w:t>规模，</w:t>
      </w:r>
      <w:r>
        <w:rPr>
          <w:rFonts w:hint="eastAsia"/>
          <w:szCs w:val="21"/>
        </w:rPr>
        <w:t>60</w:t>
      </w:r>
      <w:r>
        <w:rPr>
          <w:rFonts w:hint="eastAsia"/>
          <w:szCs w:val="21"/>
        </w:rPr>
        <w:t>必经点</w:t>
      </w:r>
      <w:r w:rsidRPr="00CA294B">
        <w:rPr>
          <w:rFonts w:hint="eastAsia"/>
          <w:szCs w:val="21"/>
        </w:rPr>
        <w:t>的测试</w:t>
      </w:r>
      <w:r>
        <w:rPr>
          <w:rFonts w:hint="eastAsia"/>
          <w:szCs w:val="21"/>
        </w:rPr>
        <w:t>情况</w:t>
      </w:r>
    </w:p>
    <w:tbl>
      <w:tblPr>
        <w:tblStyle w:val="af1"/>
        <w:tblW w:w="0" w:type="auto"/>
        <w:jc w:val="center"/>
        <w:tblLook w:val="04A0"/>
      </w:tblPr>
      <w:tblGrid>
        <w:gridCol w:w="936"/>
        <w:gridCol w:w="1176"/>
        <w:gridCol w:w="1656"/>
        <w:gridCol w:w="1656"/>
        <w:gridCol w:w="1656"/>
        <w:gridCol w:w="1750"/>
      </w:tblGrid>
      <w:tr w:rsidR="00FD2C6B" w:rsidTr="00FD2C6B">
        <w:trPr>
          <w:jc w:val="center"/>
        </w:trPr>
        <w:tc>
          <w:tcPr>
            <w:tcW w:w="0" w:type="auto"/>
            <w:tcMar>
              <w:top w:w="108" w:type="dxa"/>
            </w:tcMar>
            <w:vAlign w:val="center"/>
          </w:tcPr>
          <w:p w:rsidR="00FD2C6B" w:rsidRDefault="00FD2C6B" w:rsidP="00FD2C6B">
            <w:pPr>
              <w:spacing w:line="360" w:lineRule="auto"/>
              <w:jc w:val="center"/>
              <w:rPr>
                <w:sz w:val="24"/>
              </w:rPr>
            </w:pPr>
            <w:r>
              <w:rPr>
                <w:rFonts w:hint="eastAsia"/>
                <w:sz w:val="24"/>
              </w:rPr>
              <w:t>点总数</w:t>
            </w:r>
          </w:p>
        </w:tc>
        <w:tc>
          <w:tcPr>
            <w:tcW w:w="0" w:type="auto"/>
            <w:tcMar>
              <w:top w:w="108" w:type="dxa"/>
            </w:tcMar>
          </w:tcPr>
          <w:p w:rsidR="00FD2C6B" w:rsidRDefault="00FD2C6B" w:rsidP="00FD2C6B">
            <w:pPr>
              <w:spacing w:line="360" w:lineRule="auto"/>
              <w:jc w:val="center"/>
              <w:rPr>
                <w:sz w:val="24"/>
              </w:rPr>
            </w:pPr>
            <w:r>
              <w:rPr>
                <w:rFonts w:hint="eastAsia"/>
                <w:sz w:val="24"/>
              </w:rPr>
              <w:t>必经点数</w:t>
            </w:r>
          </w:p>
        </w:tc>
        <w:tc>
          <w:tcPr>
            <w:tcW w:w="0" w:type="auto"/>
            <w:tcMar>
              <w:top w:w="108" w:type="dxa"/>
            </w:tcMar>
          </w:tcPr>
          <w:p w:rsidR="00FD2C6B" w:rsidRDefault="00FD2C6B" w:rsidP="00FD2C6B">
            <w:pPr>
              <w:spacing w:line="360" w:lineRule="auto"/>
              <w:jc w:val="center"/>
              <w:rPr>
                <w:sz w:val="24"/>
              </w:rPr>
            </w:pPr>
            <w:r>
              <w:rPr>
                <w:rFonts w:hint="eastAsia"/>
                <w:sz w:val="24"/>
              </w:rPr>
              <w:t>路上其他点数</w:t>
            </w:r>
          </w:p>
        </w:tc>
        <w:tc>
          <w:tcPr>
            <w:tcW w:w="0" w:type="auto"/>
            <w:tcMar>
              <w:top w:w="108" w:type="dxa"/>
            </w:tcMar>
          </w:tcPr>
          <w:p w:rsidR="00FD2C6B" w:rsidRDefault="00FD2C6B" w:rsidP="00FD2C6B">
            <w:pPr>
              <w:spacing w:line="360" w:lineRule="auto"/>
              <w:jc w:val="center"/>
              <w:rPr>
                <w:sz w:val="24"/>
              </w:rPr>
            </w:pPr>
            <w:r>
              <w:rPr>
                <w:rFonts w:hint="eastAsia"/>
                <w:sz w:val="24"/>
              </w:rPr>
              <w:t>参考答案长度</w:t>
            </w:r>
          </w:p>
        </w:tc>
        <w:tc>
          <w:tcPr>
            <w:tcW w:w="0" w:type="auto"/>
            <w:tcMar>
              <w:top w:w="108" w:type="dxa"/>
            </w:tcMar>
          </w:tcPr>
          <w:p w:rsidR="00FD2C6B" w:rsidRDefault="00FD2C6B" w:rsidP="00FD2C6B">
            <w:pPr>
              <w:spacing w:line="360" w:lineRule="auto"/>
              <w:jc w:val="center"/>
              <w:rPr>
                <w:sz w:val="24"/>
              </w:rPr>
            </w:pPr>
            <w:r>
              <w:rPr>
                <w:rFonts w:hint="eastAsia"/>
                <w:sz w:val="24"/>
              </w:rPr>
              <w:t>测试结果长度</w:t>
            </w:r>
          </w:p>
        </w:tc>
        <w:tc>
          <w:tcPr>
            <w:tcW w:w="0" w:type="auto"/>
            <w:tcMar>
              <w:top w:w="108" w:type="dxa"/>
            </w:tcMar>
          </w:tcPr>
          <w:p w:rsidR="00FD2C6B" w:rsidRDefault="00FD2C6B" w:rsidP="00FD2C6B">
            <w:pPr>
              <w:spacing w:line="360" w:lineRule="auto"/>
              <w:jc w:val="center"/>
              <w:rPr>
                <w:sz w:val="24"/>
              </w:rPr>
            </w:pPr>
            <w:r>
              <w:rPr>
                <w:rFonts w:hint="eastAsia"/>
                <w:sz w:val="24"/>
              </w:rPr>
              <w:t>所耗时间</w:t>
            </w:r>
            <w:r w:rsidR="0030730D">
              <w:rPr>
                <w:rFonts w:hint="eastAsia"/>
                <w:sz w:val="24"/>
              </w:rPr>
              <w:t>（</w:t>
            </w:r>
            <w:r w:rsidR="0030730D">
              <w:rPr>
                <w:rFonts w:hint="eastAsia"/>
                <w:sz w:val="24"/>
              </w:rPr>
              <w:t>s</w:t>
            </w:r>
            <w:r w:rsidR="0030730D">
              <w:rPr>
                <w:rFonts w:hint="eastAsia"/>
                <w:sz w:val="24"/>
              </w:rPr>
              <w:t>）</w:t>
            </w:r>
          </w:p>
        </w:tc>
      </w:tr>
      <w:tr w:rsidR="00FD2C6B" w:rsidTr="00FD2C6B">
        <w:trPr>
          <w:jc w:val="center"/>
        </w:trPr>
        <w:tc>
          <w:tcPr>
            <w:tcW w:w="0" w:type="auto"/>
            <w:tcMar>
              <w:top w:w="108" w:type="dxa"/>
            </w:tcMar>
            <w:vAlign w:val="center"/>
          </w:tcPr>
          <w:p w:rsidR="00FD2C6B" w:rsidRDefault="00FD2C6B" w:rsidP="00FD2C6B">
            <w:pPr>
              <w:spacing w:line="360" w:lineRule="auto"/>
              <w:jc w:val="center"/>
              <w:rPr>
                <w:sz w:val="24"/>
              </w:rPr>
            </w:pPr>
            <w:r>
              <w:rPr>
                <w:rFonts w:hint="eastAsia"/>
                <w:sz w:val="24"/>
              </w:rPr>
              <w:t>1200</w:t>
            </w:r>
          </w:p>
        </w:tc>
        <w:tc>
          <w:tcPr>
            <w:tcW w:w="0" w:type="auto"/>
            <w:tcMar>
              <w:top w:w="108" w:type="dxa"/>
            </w:tcMar>
          </w:tcPr>
          <w:p w:rsidR="00FD2C6B" w:rsidRDefault="00FD2C6B" w:rsidP="00FD2C6B">
            <w:pPr>
              <w:spacing w:line="360" w:lineRule="auto"/>
              <w:jc w:val="center"/>
              <w:rPr>
                <w:sz w:val="24"/>
              </w:rPr>
            </w:pPr>
            <w:r>
              <w:rPr>
                <w:rFonts w:hint="eastAsia"/>
                <w:sz w:val="24"/>
              </w:rPr>
              <w:t>60</w:t>
            </w:r>
          </w:p>
        </w:tc>
        <w:tc>
          <w:tcPr>
            <w:tcW w:w="0" w:type="auto"/>
            <w:tcMar>
              <w:top w:w="108" w:type="dxa"/>
            </w:tcMar>
          </w:tcPr>
          <w:p w:rsidR="00FD2C6B" w:rsidRDefault="00FD2C6B" w:rsidP="00FD2C6B">
            <w:pPr>
              <w:spacing w:line="360" w:lineRule="auto"/>
              <w:jc w:val="center"/>
              <w:rPr>
                <w:sz w:val="24"/>
              </w:rPr>
            </w:pPr>
            <w:r>
              <w:rPr>
                <w:rFonts w:hint="eastAsia"/>
                <w:sz w:val="24"/>
              </w:rPr>
              <w:t>30</w:t>
            </w:r>
          </w:p>
        </w:tc>
        <w:tc>
          <w:tcPr>
            <w:tcW w:w="0" w:type="auto"/>
            <w:tcMar>
              <w:top w:w="108" w:type="dxa"/>
            </w:tcMar>
          </w:tcPr>
          <w:p w:rsidR="00FD2C6B" w:rsidRDefault="00FD2C6B" w:rsidP="00FD2C6B">
            <w:pPr>
              <w:spacing w:line="360" w:lineRule="auto"/>
              <w:jc w:val="center"/>
              <w:rPr>
                <w:sz w:val="24"/>
              </w:rPr>
            </w:pPr>
            <w:r>
              <w:rPr>
                <w:rFonts w:hint="eastAsia"/>
                <w:sz w:val="24"/>
              </w:rPr>
              <w:t>307</w:t>
            </w:r>
          </w:p>
        </w:tc>
        <w:tc>
          <w:tcPr>
            <w:tcW w:w="0" w:type="auto"/>
            <w:tcMar>
              <w:top w:w="108" w:type="dxa"/>
            </w:tcMar>
          </w:tcPr>
          <w:p w:rsidR="00FD2C6B" w:rsidRDefault="00FD2C6B" w:rsidP="00FD2C6B">
            <w:pPr>
              <w:spacing w:line="360" w:lineRule="auto"/>
              <w:jc w:val="center"/>
              <w:rPr>
                <w:sz w:val="24"/>
              </w:rPr>
            </w:pPr>
            <w:r>
              <w:rPr>
                <w:rFonts w:hint="eastAsia"/>
                <w:sz w:val="24"/>
              </w:rPr>
              <w:t>466</w:t>
            </w:r>
          </w:p>
        </w:tc>
        <w:tc>
          <w:tcPr>
            <w:tcW w:w="0" w:type="auto"/>
            <w:tcMar>
              <w:top w:w="108" w:type="dxa"/>
            </w:tcMar>
          </w:tcPr>
          <w:p w:rsidR="00FD2C6B" w:rsidRDefault="00FD2C6B" w:rsidP="00FD2C6B">
            <w:pPr>
              <w:spacing w:line="360" w:lineRule="auto"/>
              <w:jc w:val="center"/>
              <w:rPr>
                <w:sz w:val="24"/>
              </w:rPr>
            </w:pPr>
            <w:r>
              <w:rPr>
                <w:rFonts w:hint="eastAsia"/>
                <w:sz w:val="24"/>
              </w:rPr>
              <w:t>12.02</w:t>
            </w:r>
          </w:p>
        </w:tc>
      </w:tr>
    </w:tbl>
    <w:p w:rsidR="00FD2C6B" w:rsidRDefault="00FD2C6B" w:rsidP="00FD2C6B">
      <w:pPr>
        <w:spacing w:line="360" w:lineRule="auto"/>
        <w:ind w:firstLineChars="150" w:firstLine="360"/>
        <w:rPr>
          <w:sz w:val="24"/>
        </w:rPr>
      </w:pPr>
    </w:p>
    <w:p w:rsidR="00A74466" w:rsidRPr="00F36536" w:rsidRDefault="00BB4FDF" w:rsidP="00FD2C6B">
      <w:pPr>
        <w:spacing w:line="360" w:lineRule="auto"/>
        <w:ind w:firstLineChars="150" w:firstLine="360"/>
        <w:rPr>
          <w:sz w:val="24"/>
        </w:rPr>
      </w:pPr>
      <w:r>
        <w:rPr>
          <w:rFonts w:hint="eastAsia"/>
          <w:sz w:val="24"/>
        </w:rPr>
        <w:t>可以看出，即使是如此大的规模，也能在一个较短的时间内得到一个较为可行解。</w:t>
      </w:r>
    </w:p>
    <w:p w:rsidR="00326C47" w:rsidRPr="00326C47" w:rsidRDefault="00326C47" w:rsidP="00326C47">
      <w:pPr>
        <w:pStyle w:val="10"/>
        <w:keepNext w:val="0"/>
        <w:keepLines w:val="0"/>
        <w:pageBreakBefore/>
        <w:ind w:left="0" w:firstLineChars="0" w:firstLine="0"/>
        <w:rPr>
          <w:rFonts w:hAnsi="黑体"/>
          <w:szCs w:val="32"/>
        </w:rPr>
      </w:pPr>
      <w:bookmarkStart w:id="57" w:name="_Toc484106737"/>
      <w:r w:rsidRPr="00CB063E">
        <w:lastRenderedPageBreak/>
        <w:t>第</w:t>
      </w:r>
      <w:r>
        <w:rPr>
          <w:rFonts w:hint="eastAsia"/>
        </w:rPr>
        <w:t>6</w:t>
      </w:r>
      <w:r w:rsidRPr="00CB063E">
        <w:t xml:space="preserve">章  </w:t>
      </w:r>
      <w:r>
        <w:rPr>
          <w:rFonts w:hint="eastAsia"/>
        </w:rPr>
        <w:t>总</w:t>
      </w:r>
      <w:r w:rsidR="00217DA1">
        <w:rPr>
          <w:rFonts w:hint="eastAsia"/>
        </w:rPr>
        <w:t xml:space="preserve"> </w:t>
      </w:r>
      <w:r>
        <w:rPr>
          <w:rFonts w:hint="eastAsia"/>
        </w:rPr>
        <w:t>结</w:t>
      </w:r>
      <w:bookmarkEnd w:id="57"/>
    </w:p>
    <w:p w:rsidR="001F56D8" w:rsidRDefault="00485EC2" w:rsidP="0006522D">
      <w:pPr>
        <w:spacing w:line="360" w:lineRule="auto"/>
        <w:ind w:firstLineChars="200" w:firstLine="480"/>
        <w:rPr>
          <w:sz w:val="24"/>
        </w:rPr>
      </w:pPr>
      <w:r>
        <w:rPr>
          <w:rFonts w:hint="eastAsia"/>
          <w:sz w:val="24"/>
        </w:rPr>
        <w:t>由于自身对大规模图的寻路问题有强烈的兴趣，故结合网络路由的选择背景，选择了这个课题，并进行了一定的研究。本文借鉴并结合了</w:t>
      </w:r>
      <w:r>
        <w:rPr>
          <w:rFonts w:hint="eastAsia"/>
          <w:sz w:val="24"/>
        </w:rPr>
        <w:t>2</w:t>
      </w:r>
      <w:r>
        <w:rPr>
          <w:rFonts w:hint="eastAsia"/>
          <w:sz w:val="24"/>
        </w:rPr>
        <w:t>种经典算法和思想，对该问题进行了对应的处理，并加以优化和改进，能够满足要求地完成结果，在文中也给出了算法。</w:t>
      </w:r>
    </w:p>
    <w:p w:rsidR="00485EC2" w:rsidRDefault="00485EC2" w:rsidP="00D15A0D">
      <w:pPr>
        <w:spacing w:line="360" w:lineRule="auto"/>
        <w:ind w:firstLineChars="200" w:firstLine="480"/>
        <w:rPr>
          <w:sz w:val="24"/>
        </w:rPr>
      </w:pPr>
      <w:r>
        <w:rPr>
          <w:rFonts w:hint="eastAsia"/>
          <w:sz w:val="24"/>
        </w:rPr>
        <w:t>本文主要的研究成果如下</w:t>
      </w:r>
      <w:r w:rsidR="00217DA1">
        <w:rPr>
          <w:rFonts w:hint="eastAsia"/>
          <w:sz w:val="24"/>
        </w:rPr>
        <w:t>：</w:t>
      </w:r>
    </w:p>
    <w:p w:rsidR="00485EC2" w:rsidRPr="006957D1" w:rsidRDefault="00D15A0D" w:rsidP="006957D1">
      <w:pPr>
        <w:spacing w:line="360" w:lineRule="auto"/>
        <w:ind w:firstLineChars="200" w:firstLine="480"/>
        <w:rPr>
          <w:sz w:val="24"/>
        </w:rPr>
      </w:pPr>
      <w:r>
        <w:rPr>
          <w:rFonts w:hint="eastAsia"/>
          <w:sz w:val="24"/>
        </w:rPr>
        <w:t>（</w:t>
      </w:r>
      <w:r>
        <w:rPr>
          <w:rFonts w:hint="eastAsia"/>
          <w:sz w:val="24"/>
        </w:rPr>
        <w:t>1</w:t>
      </w:r>
      <w:r>
        <w:rPr>
          <w:rFonts w:hint="eastAsia"/>
          <w:sz w:val="24"/>
        </w:rPr>
        <w:t>）</w:t>
      </w:r>
      <w:r w:rsidR="007A5DAD" w:rsidRPr="006957D1">
        <w:rPr>
          <w:rFonts w:hint="eastAsia"/>
          <w:sz w:val="24"/>
        </w:rPr>
        <w:t>将一个实际的工程问题抽象为一个图论问题。首先根据提出的实际问题，结合图论的描述，转化为图和寻找最短路的形式，并用合理的语言来描述问题。</w:t>
      </w:r>
    </w:p>
    <w:p w:rsidR="007A5DAD" w:rsidRPr="006957D1" w:rsidRDefault="00D15A0D" w:rsidP="006957D1">
      <w:pPr>
        <w:spacing w:line="360" w:lineRule="auto"/>
        <w:ind w:firstLineChars="200" w:firstLine="480"/>
        <w:rPr>
          <w:sz w:val="24"/>
        </w:rPr>
      </w:pPr>
      <w:r>
        <w:rPr>
          <w:rFonts w:hint="eastAsia"/>
          <w:sz w:val="24"/>
        </w:rPr>
        <w:t>（</w:t>
      </w:r>
      <w:r>
        <w:rPr>
          <w:rFonts w:hint="eastAsia"/>
          <w:sz w:val="24"/>
        </w:rPr>
        <w:t>2</w:t>
      </w:r>
      <w:r>
        <w:rPr>
          <w:rFonts w:hint="eastAsia"/>
          <w:sz w:val="24"/>
        </w:rPr>
        <w:t>）</w:t>
      </w:r>
      <w:r w:rsidR="007A5DAD" w:rsidRPr="006957D1">
        <w:rPr>
          <w:rFonts w:hint="eastAsia"/>
          <w:sz w:val="24"/>
        </w:rPr>
        <w:t>探讨了</w:t>
      </w:r>
      <w:r w:rsidR="007A5DAD" w:rsidRPr="006957D1">
        <w:rPr>
          <w:rFonts w:hint="eastAsia"/>
          <w:sz w:val="24"/>
        </w:rPr>
        <w:t>3</w:t>
      </w:r>
      <w:r w:rsidR="007A5DAD" w:rsidRPr="006957D1">
        <w:rPr>
          <w:rFonts w:hint="eastAsia"/>
          <w:sz w:val="24"/>
        </w:rPr>
        <w:t>个经典的算法和思想。我们介绍了寻找点对点最短路的</w:t>
      </w:r>
      <w:r w:rsidR="007A5DAD" w:rsidRPr="006957D1">
        <w:rPr>
          <w:rFonts w:hint="eastAsia"/>
          <w:sz w:val="24"/>
        </w:rPr>
        <w:t>Dijkstra</w:t>
      </w:r>
      <w:r w:rsidR="007A5DAD" w:rsidRPr="006957D1">
        <w:rPr>
          <w:rFonts w:hint="eastAsia"/>
          <w:sz w:val="24"/>
        </w:rPr>
        <w:t>算法，分析了其流程和复杂度，同时描述了</w:t>
      </w:r>
      <w:r w:rsidR="007A5DAD" w:rsidRPr="006957D1">
        <w:rPr>
          <w:rFonts w:hint="eastAsia"/>
          <w:sz w:val="24"/>
        </w:rPr>
        <w:t>DFS</w:t>
      </w:r>
      <w:r w:rsidR="007A5DAD" w:rsidRPr="006957D1">
        <w:rPr>
          <w:rFonts w:hint="eastAsia"/>
          <w:sz w:val="24"/>
        </w:rPr>
        <w:t>深度搜索的运作理念，阐述了贪心思想。</w:t>
      </w:r>
    </w:p>
    <w:p w:rsidR="007A5DAD" w:rsidRPr="006957D1" w:rsidRDefault="00D15A0D" w:rsidP="006957D1">
      <w:pPr>
        <w:spacing w:line="360" w:lineRule="auto"/>
        <w:ind w:firstLineChars="200" w:firstLine="480"/>
        <w:rPr>
          <w:sz w:val="24"/>
        </w:rPr>
      </w:pPr>
      <w:r>
        <w:rPr>
          <w:rFonts w:hint="eastAsia"/>
          <w:sz w:val="24"/>
        </w:rPr>
        <w:t>（</w:t>
      </w:r>
      <w:r>
        <w:rPr>
          <w:rFonts w:hint="eastAsia"/>
          <w:sz w:val="24"/>
        </w:rPr>
        <w:t>3</w:t>
      </w:r>
      <w:r>
        <w:rPr>
          <w:rFonts w:hint="eastAsia"/>
          <w:sz w:val="24"/>
        </w:rPr>
        <w:t>）</w:t>
      </w:r>
      <w:r w:rsidR="007A5DAD" w:rsidRPr="006957D1">
        <w:rPr>
          <w:rFonts w:hint="eastAsia"/>
          <w:sz w:val="24"/>
        </w:rPr>
        <w:t>在</w:t>
      </w:r>
      <w:r w:rsidR="006957D1" w:rsidRPr="006957D1">
        <w:rPr>
          <w:rFonts w:hint="eastAsia"/>
          <w:sz w:val="24"/>
        </w:rPr>
        <w:t>一定的知识储备上，根据压缩的思想，结合上面提出的算法，提出了“经过指定节点集且重叠边尽可能少的寻路算法”。该算法能够在一定时间内，搜到</w:t>
      </w:r>
      <w:r w:rsidR="006957D1" w:rsidRPr="006957D1">
        <w:rPr>
          <w:rFonts w:hint="eastAsia"/>
          <w:sz w:val="24"/>
        </w:rPr>
        <w:t>2</w:t>
      </w:r>
      <w:r w:rsidR="006957D1" w:rsidRPr="006957D1">
        <w:rPr>
          <w:rFonts w:hint="eastAsia"/>
          <w:sz w:val="24"/>
        </w:rPr>
        <w:t>个符合条件的路。</w:t>
      </w:r>
    </w:p>
    <w:p w:rsidR="006957D1" w:rsidRPr="006957D1" w:rsidRDefault="00D15A0D" w:rsidP="006957D1">
      <w:pPr>
        <w:spacing w:line="360" w:lineRule="auto"/>
        <w:ind w:firstLineChars="200" w:firstLine="480"/>
        <w:rPr>
          <w:sz w:val="24"/>
        </w:rPr>
      </w:pPr>
      <w:r>
        <w:rPr>
          <w:rFonts w:hint="eastAsia"/>
          <w:sz w:val="24"/>
        </w:rPr>
        <w:t>（</w:t>
      </w:r>
      <w:r>
        <w:rPr>
          <w:rFonts w:hint="eastAsia"/>
          <w:sz w:val="24"/>
        </w:rPr>
        <w:t>4</w:t>
      </w:r>
      <w:r>
        <w:rPr>
          <w:rFonts w:hint="eastAsia"/>
          <w:sz w:val="24"/>
        </w:rPr>
        <w:t>）</w:t>
      </w:r>
      <w:r w:rsidR="006957D1" w:rsidRPr="006957D1">
        <w:rPr>
          <w:rFonts w:hint="eastAsia"/>
          <w:sz w:val="24"/>
        </w:rPr>
        <w:t>利用测试程序和样例生成器，完成了对算法的结果检测。</w:t>
      </w:r>
    </w:p>
    <w:p w:rsidR="00BB4FDF" w:rsidRDefault="006957D1" w:rsidP="00D15A0D">
      <w:pPr>
        <w:spacing w:line="360" w:lineRule="auto"/>
        <w:ind w:firstLineChars="200" w:firstLine="480"/>
        <w:rPr>
          <w:sz w:val="24"/>
        </w:rPr>
      </w:pPr>
      <w:r w:rsidRPr="006957D1">
        <w:rPr>
          <w:rFonts w:hint="eastAsia"/>
          <w:sz w:val="24"/>
        </w:rPr>
        <w:t>本文所提出的问题是实际的一个工程问题，虽然本质上和</w:t>
      </w:r>
      <w:r w:rsidRPr="006957D1">
        <w:rPr>
          <w:rFonts w:hint="eastAsia"/>
          <w:sz w:val="24"/>
        </w:rPr>
        <w:t>TSP</w:t>
      </w:r>
      <w:r w:rsidRPr="006957D1">
        <w:rPr>
          <w:rFonts w:hint="eastAsia"/>
          <w:sz w:val="24"/>
        </w:rPr>
        <w:t>旅行商问题有些类似，但加入了首选路和备选路的条件限制，</w:t>
      </w:r>
      <w:r w:rsidR="00BB4FDF">
        <w:rPr>
          <w:rFonts w:hint="eastAsia"/>
          <w:sz w:val="24"/>
        </w:rPr>
        <w:t>并且根据工程要求，必须在尽可能短的时间内得到一个可行解。故其应用场景具有一定的实际意义。</w:t>
      </w:r>
    </w:p>
    <w:p w:rsidR="006957D1" w:rsidRDefault="00BB4FDF" w:rsidP="00D15A0D">
      <w:pPr>
        <w:spacing w:line="360" w:lineRule="auto"/>
        <w:ind w:firstLineChars="200" w:firstLine="480"/>
        <w:rPr>
          <w:sz w:val="24"/>
        </w:rPr>
      </w:pPr>
      <w:r>
        <w:rPr>
          <w:rFonts w:hint="eastAsia"/>
          <w:sz w:val="24"/>
        </w:rPr>
        <w:t>本次课题也</w:t>
      </w:r>
      <w:r w:rsidR="006957D1" w:rsidRPr="006957D1">
        <w:rPr>
          <w:rFonts w:hint="eastAsia"/>
          <w:sz w:val="24"/>
        </w:rPr>
        <w:t>根据压缩的思想进行了自己的一些优化和创新。虽然算法的准确度并不算太高，和一些成熟的搜索算法相</w:t>
      </w:r>
      <w:r>
        <w:rPr>
          <w:rFonts w:hint="eastAsia"/>
          <w:sz w:val="24"/>
        </w:rPr>
        <w:t>比差距甚远，但相信在本文的特定背景和问题下，该算法能够给予一些</w:t>
      </w:r>
      <w:r w:rsidR="006957D1" w:rsidRPr="006957D1">
        <w:rPr>
          <w:rFonts w:hint="eastAsia"/>
          <w:sz w:val="24"/>
        </w:rPr>
        <w:t>的参考。</w:t>
      </w:r>
    </w:p>
    <w:p w:rsidR="006957D1" w:rsidRDefault="006957D1" w:rsidP="006957D1">
      <w:pPr>
        <w:spacing w:line="360" w:lineRule="auto"/>
        <w:ind w:firstLineChars="200" w:firstLine="480"/>
        <w:rPr>
          <w:sz w:val="24"/>
        </w:rPr>
      </w:pPr>
      <w:r>
        <w:rPr>
          <w:rFonts w:hint="eastAsia"/>
          <w:sz w:val="24"/>
        </w:rPr>
        <w:t>在当今人工智能和信息技术愈发火热的时代，对算法问题的需求不断增加，特别是在涉及高性能网络的情况下。想必在不久的将来，云计算以及信息技术能够在算法的支持下，使人类社会进入一个全新的时代。</w:t>
      </w:r>
    </w:p>
    <w:p w:rsidR="00252242" w:rsidRDefault="00252242" w:rsidP="006957D1">
      <w:pPr>
        <w:spacing w:line="360" w:lineRule="auto"/>
        <w:ind w:firstLineChars="200" w:firstLine="480"/>
        <w:rPr>
          <w:sz w:val="24"/>
        </w:rPr>
      </w:pPr>
    </w:p>
    <w:p w:rsidR="00252242" w:rsidRPr="00252242" w:rsidRDefault="00252242" w:rsidP="006957D1">
      <w:pPr>
        <w:spacing w:line="360" w:lineRule="auto"/>
        <w:ind w:firstLineChars="200" w:firstLine="480"/>
        <w:rPr>
          <w:sz w:val="24"/>
        </w:rPr>
      </w:pPr>
    </w:p>
    <w:p w:rsidR="00D15A0D" w:rsidRDefault="00D15A0D" w:rsidP="00D15A0D">
      <w:pPr>
        <w:pStyle w:val="10"/>
        <w:pageBreakBefore/>
        <w:ind w:left="1076" w:hangingChars="335" w:hanging="1076"/>
      </w:pPr>
      <w:bookmarkStart w:id="58" w:name="_Toc31700"/>
      <w:bookmarkStart w:id="59" w:name="_Toc484106738"/>
      <w:r>
        <w:rPr>
          <w:rFonts w:hint="eastAsia"/>
        </w:rPr>
        <w:lastRenderedPageBreak/>
        <w:t>参 考 文 献</w:t>
      </w:r>
      <w:bookmarkEnd w:id="58"/>
      <w:bookmarkEnd w:id="59"/>
    </w:p>
    <w:p w:rsidR="00957291" w:rsidRPr="00B67668" w:rsidRDefault="00BD4BAB" w:rsidP="00C01A1B">
      <w:pPr>
        <w:pStyle w:val="af3"/>
        <w:numPr>
          <w:ilvl w:val="0"/>
          <w:numId w:val="4"/>
        </w:numPr>
        <w:autoSpaceDE w:val="0"/>
        <w:autoSpaceDN w:val="0"/>
        <w:spacing w:line="360" w:lineRule="auto"/>
        <w:ind w:firstLineChars="0"/>
        <w:rPr>
          <w:color w:val="000000"/>
          <w:kern w:val="0"/>
          <w:sz w:val="24"/>
        </w:rPr>
      </w:pPr>
      <w:bookmarkStart w:id="60" w:name="_Toc484106739"/>
      <w:r w:rsidRPr="00B67668">
        <w:rPr>
          <w:rFonts w:hAnsi="宋体" w:hint="eastAsia"/>
          <w:color w:val="000000"/>
          <w:kern w:val="0"/>
          <w:sz w:val="24"/>
        </w:rPr>
        <w:t>谢希仁</w:t>
      </w:r>
      <w:r w:rsidR="00D32B54">
        <w:rPr>
          <w:color w:val="000000"/>
          <w:kern w:val="0"/>
          <w:sz w:val="24"/>
        </w:rPr>
        <w:t xml:space="preserve">. </w:t>
      </w:r>
      <w:r w:rsidRPr="00B67668">
        <w:rPr>
          <w:rFonts w:hAnsi="宋体" w:hint="eastAsia"/>
          <w:color w:val="000000"/>
          <w:kern w:val="0"/>
          <w:sz w:val="24"/>
        </w:rPr>
        <w:t>计算机网络</w:t>
      </w:r>
      <w:r w:rsidR="00D32B54">
        <w:rPr>
          <w:color w:val="000000"/>
          <w:kern w:val="0"/>
          <w:sz w:val="24"/>
        </w:rPr>
        <w:t xml:space="preserve">[M]. </w:t>
      </w:r>
      <w:r w:rsidRPr="00B67668">
        <w:rPr>
          <w:rFonts w:hAnsi="宋体"/>
          <w:color w:val="000000"/>
          <w:kern w:val="0"/>
          <w:sz w:val="24"/>
        </w:rPr>
        <w:t>第</w:t>
      </w:r>
      <w:r w:rsidRPr="00B67668">
        <w:rPr>
          <w:rFonts w:hAnsi="宋体" w:hint="eastAsia"/>
          <w:color w:val="000000"/>
          <w:kern w:val="0"/>
          <w:sz w:val="24"/>
        </w:rPr>
        <w:t>六</w:t>
      </w:r>
      <w:r w:rsidRPr="00B67668">
        <w:rPr>
          <w:rFonts w:hAnsi="宋体"/>
          <w:color w:val="000000"/>
          <w:kern w:val="0"/>
          <w:sz w:val="24"/>
        </w:rPr>
        <w:t>版</w:t>
      </w:r>
      <w:r w:rsidR="00D32B54">
        <w:rPr>
          <w:color w:val="000000"/>
          <w:kern w:val="0"/>
          <w:sz w:val="24"/>
        </w:rPr>
        <w:t xml:space="preserve">. </w:t>
      </w:r>
      <w:r w:rsidR="00D32B54">
        <w:rPr>
          <w:rFonts w:hAnsi="宋体"/>
          <w:color w:val="000000"/>
          <w:kern w:val="0"/>
          <w:sz w:val="24"/>
        </w:rPr>
        <w:t>北京</w:t>
      </w:r>
      <w:r w:rsidR="00D32B54">
        <w:rPr>
          <w:rFonts w:hAnsi="宋体" w:hint="eastAsia"/>
          <w:color w:val="000000"/>
          <w:kern w:val="0"/>
          <w:sz w:val="24"/>
        </w:rPr>
        <w:t>:</w:t>
      </w:r>
      <w:r w:rsidRPr="00B67668">
        <w:rPr>
          <w:rFonts w:hAnsi="宋体" w:hint="eastAsia"/>
          <w:color w:val="000000"/>
          <w:kern w:val="0"/>
          <w:sz w:val="24"/>
        </w:rPr>
        <w:t>电子工业出版社</w:t>
      </w:r>
      <w:r w:rsidR="00D32B54">
        <w:rPr>
          <w:rFonts w:hAnsi="宋体"/>
          <w:color w:val="000000"/>
          <w:kern w:val="0"/>
          <w:sz w:val="24"/>
        </w:rPr>
        <w:t>,</w:t>
      </w:r>
      <w:r w:rsidR="00D32B54">
        <w:rPr>
          <w:rFonts w:hAnsi="宋体" w:hint="eastAsia"/>
          <w:color w:val="000000"/>
          <w:kern w:val="0"/>
          <w:sz w:val="24"/>
        </w:rPr>
        <w:t xml:space="preserve"> </w:t>
      </w:r>
      <w:r w:rsidRPr="00B67668">
        <w:rPr>
          <w:color w:val="000000"/>
          <w:kern w:val="0"/>
          <w:sz w:val="24"/>
        </w:rPr>
        <w:t>20</w:t>
      </w:r>
      <w:r w:rsidRPr="00B67668">
        <w:rPr>
          <w:rFonts w:hint="eastAsia"/>
          <w:color w:val="000000"/>
          <w:kern w:val="0"/>
          <w:sz w:val="24"/>
        </w:rPr>
        <w:t>13</w:t>
      </w:r>
      <w:r w:rsidR="00D32B54">
        <w:rPr>
          <w:rFonts w:hint="eastAsia"/>
          <w:color w:val="000000"/>
          <w:kern w:val="0"/>
          <w:sz w:val="24"/>
        </w:rPr>
        <w:t xml:space="preserve">. </w:t>
      </w:r>
    </w:p>
    <w:p w:rsidR="00BD4BAB" w:rsidRPr="00B67668" w:rsidRDefault="00BD4BAB" w:rsidP="00C01A1B">
      <w:pPr>
        <w:pStyle w:val="af3"/>
        <w:numPr>
          <w:ilvl w:val="0"/>
          <w:numId w:val="4"/>
        </w:numPr>
        <w:autoSpaceDE w:val="0"/>
        <w:autoSpaceDN w:val="0"/>
        <w:spacing w:line="360" w:lineRule="auto"/>
        <w:ind w:firstLineChars="0"/>
        <w:rPr>
          <w:sz w:val="24"/>
          <w:szCs w:val="21"/>
        </w:rPr>
      </w:pPr>
      <w:r w:rsidRPr="00B67668">
        <w:rPr>
          <w:rFonts w:hint="eastAsia"/>
          <w:sz w:val="24"/>
          <w:szCs w:val="21"/>
        </w:rPr>
        <w:t>张毅</w:t>
      </w:r>
      <w:r w:rsidR="00D32B54">
        <w:rPr>
          <w:rFonts w:hint="eastAsia"/>
          <w:sz w:val="24"/>
          <w:szCs w:val="21"/>
        </w:rPr>
        <w:t xml:space="preserve">, </w:t>
      </w:r>
      <w:r w:rsidRPr="00B67668">
        <w:rPr>
          <w:rFonts w:hint="eastAsia"/>
          <w:sz w:val="24"/>
          <w:szCs w:val="21"/>
        </w:rPr>
        <w:t>张猛</w:t>
      </w:r>
      <w:r w:rsidR="00D32B54">
        <w:rPr>
          <w:rFonts w:hint="eastAsia"/>
          <w:sz w:val="24"/>
          <w:szCs w:val="21"/>
        </w:rPr>
        <w:t xml:space="preserve">, </w:t>
      </w:r>
      <w:r w:rsidRPr="00B67668">
        <w:rPr>
          <w:rFonts w:hint="eastAsia"/>
          <w:sz w:val="24"/>
          <w:szCs w:val="21"/>
        </w:rPr>
        <w:t>梁艳春</w:t>
      </w:r>
      <w:r w:rsidR="00D32B54">
        <w:rPr>
          <w:rFonts w:hint="eastAsia"/>
          <w:sz w:val="24"/>
          <w:szCs w:val="21"/>
        </w:rPr>
        <w:t xml:space="preserve">. </w:t>
      </w:r>
      <w:r w:rsidRPr="00B67668">
        <w:rPr>
          <w:rFonts w:hint="eastAsia"/>
          <w:sz w:val="24"/>
          <w:szCs w:val="21"/>
        </w:rPr>
        <w:t>改进的最短路径算法在多点路由上的应用</w:t>
      </w:r>
      <w:r w:rsidR="00D32B54">
        <w:rPr>
          <w:rFonts w:hint="eastAsia"/>
          <w:sz w:val="24"/>
          <w:szCs w:val="21"/>
        </w:rPr>
        <w:t xml:space="preserve">[J]. </w:t>
      </w:r>
      <w:r w:rsidRPr="00B67668">
        <w:rPr>
          <w:rFonts w:hint="eastAsia"/>
          <w:sz w:val="24"/>
          <w:szCs w:val="21"/>
        </w:rPr>
        <w:t>计算机科学</w:t>
      </w:r>
      <w:r w:rsidR="00D32B54">
        <w:rPr>
          <w:rFonts w:hint="eastAsia"/>
          <w:sz w:val="24"/>
          <w:szCs w:val="21"/>
        </w:rPr>
        <w:t xml:space="preserve">, </w:t>
      </w:r>
      <w:r w:rsidRPr="00B67668">
        <w:rPr>
          <w:rFonts w:hint="eastAsia"/>
          <w:sz w:val="24"/>
          <w:szCs w:val="21"/>
        </w:rPr>
        <w:t>2009</w:t>
      </w:r>
      <w:r w:rsidR="00D32B54">
        <w:rPr>
          <w:rFonts w:hint="eastAsia"/>
          <w:sz w:val="24"/>
          <w:szCs w:val="21"/>
        </w:rPr>
        <w:t xml:space="preserve">, </w:t>
      </w:r>
      <w:r w:rsidRPr="00B67668">
        <w:rPr>
          <w:rFonts w:hint="eastAsia"/>
          <w:sz w:val="24"/>
          <w:szCs w:val="21"/>
        </w:rPr>
        <w:t>36</w:t>
      </w:r>
      <w:r w:rsidR="008A0DA2">
        <w:rPr>
          <w:rFonts w:hint="eastAsia"/>
          <w:sz w:val="24"/>
          <w:szCs w:val="21"/>
        </w:rPr>
        <w:t>(</w:t>
      </w:r>
      <w:r w:rsidRPr="00B67668">
        <w:rPr>
          <w:rFonts w:hint="eastAsia"/>
          <w:sz w:val="24"/>
          <w:szCs w:val="21"/>
        </w:rPr>
        <w:t>8</w:t>
      </w:r>
      <w:r w:rsidR="008A0DA2">
        <w:rPr>
          <w:rFonts w:hint="eastAsia"/>
          <w:sz w:val="24"/>
          <w:szCs w:val="21"/>
        </w:rPr>
        <w:t>)</w:t>
      </w:r>
      <w:r w:rsidRPr="00B67668">
        <w:rPr>
          <w:rFonts w:hint="eastAsia"/>
          <w:sz w:val="24"/>
          <w:szCs w:val="21"/>
        </w:rPr>
        <w:t>:205-207</w:t>
      </w:r>
      <w:r w:rsidR="00D32B54">
        <w:rPr>
          <w:rFonts w:hint="eastAsia"/>
          <w:sz w:val="24"/>
          <w:szCs w:val="21"/>
        </w:rPr>
        <w:t xml:space="preserve">. </w:t>
      </w:r>
    </w:p>
    <w:p w:rsidR="00BD4BAB" w:rsidRPr="00B67668" w:rsidRDefault="00F03EB7" w:rsidP="00C01A1B">
      <w:pPr>
        <w:pStyle w:val="af3"/>
        <w:numPr>
          <w:ilvl w:val="0"/>
          <w:numId w:val="4"/>
        </w:numPr>
        <w:autoSpaceDE w:val="0"/>
        <w:autoSpaceDN w:val="0"/>
        <w:spacing w:line="360" w:lineRule="auto"/>
        <w:ind w:firstLineChars="0"/>
        <w:rPr>
          <w:sz w:val="24"/>
          <w:szCs w:val="21"/>
        </w:rPr>
      </w:pPr>
      <w:r w:rsidRPr="00B67668">
        <w:rPr>
          <w:sz w:val="24"/>
          <w:szCs w:val="21"/>
        </w:rPr>
        <w:t>高尚</w:t>
      </w:r>
      <w:r>
        <w:rPr>
          <w:sz w:val="24"/>
          <w:szCs w:val="21"/>
        </w:rPr>
        <w:t>,</w:t>
      </w:r>
      <w:r>
        <w:rPr>
          <w:rFonts w:hint="eastAsia"/>
          <w:sz w:val="24"/>
          <w:szCs w:val="21"/>
        </w:rPr>
        <w:t xml:space="preserve"> </w:t>
      </w:r>
      <w:r w:rsidRPr="00B67668">
        <w:rPr>
          <w:sz w:val="24"/>
          <w:szCs w:val="21"/>
        </w:rPr>
        <w:t>韩斌</w:t>
      </w:r>
      <w:r>
        <w:rPr>
          <w:sz w:val="24"/>
          <w:szCs w:val="21"/>
        </w:rPr>
        <w:t>,</w:t>
      </w:r>
      <w:r>
        <w:rPr>
          <w:rFonts w:hint="eastAsia"/>
          <w:sz w:val="24"/>
          <w:szCs w:val="21"/>
        </w:rPr>
        <w:t xml:space="preserve"> </w:t>
      </w:r>
      <w:r w:rsidRPr="00B67668">
        <w:rPr>
          <w:sz w:val="24"/>
          <w:szCs w:val="21"/>
        </w:rPr>
        <w:t>吴小俊</w:t>
      </w:r>
      <w:r>
        <w:rPr>
          <w:sz w:val="24"/>
          <w:szCs w:val="21"/>
        </w:rPr>
        <w:t>,</w:t>
      </w:r>
      <w:r>
        <w:rPr>
          <w:rFonts w:hint="eastAsia"/>
          <w:sz w:val="24"/>
          <w:szCs w:val="21"/>
        </w:rPr>
        <w:t xml:space="preserve"> </w:t>
      </w:r>
      <w:r w:rsidRPr="00B67668">
        <w:rPr>
          <w:sz w:val="24"/>
          <w:szCs w:val="21"/>
        </w:rPr>
        <w:t>杨静宇</w:t>
      </w:r>
      <w:r>
        <w:rPr>
          <w:rFonts w:hint="eastAsia"/>
          <w:sz w:val="24"/>
          <w:szCs w:val="21"/>
        </w:rPr>
        <w:t xml:space="preserve">. </w:t>
      </w:r>
      <w:r w:rsidR="00BD4BAB" w:rsidRPr="00B67668">
        <w:rPr>
          <w:sz w:val="24"/>
          <w:szCs w:val="21"/>
        </w:rPr>
        <w:t>求解旅行商问题的混合粒子群优化算法</w:t>
      </w:r>
      <w:r w:rsidR="00D32B54">
        <w:rPr>
          <w:rFonts w:hint="eastAsia"/>
          <w:sz w:val="24"/>
          <w:szCs w:val="21"/>
        </w:rPr>
        <w:t xml:space="preserve">[J]. </w:t>
      </w:r>
      <w:r w:rsidR="00D32B54">
        <w:rPr>
          <w:sz w:val="24"/>
          <w:szCs w:val="21"/>
        </w:rPr>
        <w:t>《控制与决策</w:t>
      </w:r>
      <w:r w:rsidR="00D32B54">
        <w:rPr>
          <w:rFonts w:hint="eastAsia"/>
          <w:sz w:val="24"/>
          <w:szCs w:val="21"/>
        </w:rPr>
        <w:t>》</w:t>
      </w:r>
      <w:r w:rsidR="00C01A1B">
        <w:rPr>
          <w:rFonts w:hint="eastAsia"/>
          <w:sz w:val="24"/>
          <w:szCs w:val="21"/>
        </w:rPr>
        <w:t>,</w:t>
      </w:r>
      <w:r w:rsidR="00D32B54">
        <w:rPr>
          <w:rFonts w:hint="eastAsia"/>
          <w:sz w:val="24"/>
          <w:szCs w:val="21"/>
        </w:rPr>
        <w:t xml:space="preserve"> </w:t>
      </w:r>
      <w:r w:rsidR="00C01A1B">
        <w:rPr>
          <w:sz w:val="24"/>
          <w:szCs w:val="21"/>
        </w:rPr>
        <w:t>2004</w:t>
      </w:r>
      <w:r w:rsidR="00C01A1B">
        <w:rPr>
          <w:rFonts w:hint="eastAsia"/>
          <w:sz w:val="24"/>
          <w:szCs w:val="21"/>
        </w:rPr>
        <w:t xml:space="preserve">, </w:t>
      </w:r>
      <w:r w:rsidR="00BD4BAB" w:rsidRPr="00B67668">
        <w:rPr>
          <w:sz w:val="24"/>
          <w:szCs w:val="21"/>
        </w:rPr>
        <w:t>19(11):1286-1289</w:t>
      </w:r>
      <w:r w:rsidR="00BD4BAB" w:rsidRPr="00B67668">
        <w:rPr>
          <w:rFonts w:hint="eastAsia"/>
          <w:sz w:val="24"/>
          <w:szCs w:val="21"/>
        </w:rPr>
        <w:t>.</w:t>
      </w:r>
    </w:p>
    <w:p w:rsidR="00BD4BAB" w:rsidRPr="00B67668" w:rsidRDefault="00BD4BAB" w:rsidP="00C01A1B">
      <w:pPr>
        <w:pStyle w:val="af3"/>
        <w:numPr>
          <w:ilvl w:val="0"/>
          <w:numId w:val="4"/>
        </w:numPr>
        <w:autoSpaceDE w:val="0"/>
        <w:autoSpaceDN w:val="0"/>
        <w:spacing w:line="360" w:lineRule="auto"/>
        <w:ind w:firstLineChars="0"/>
        <w:rPr>
          <w:sz w:val="24"/>
          <w:szCs w:val="21"/>
        </w:rPr>
      </w:pPr>
      <w:r w:rsidRPr="00B67668">
        <w:rPr>
          <w:sz w:val="24"/>
        </w:rPr>
        <w:t>王雪梅</w:t>
      </w:r>
      <w:r w:rsidR="00D32B54">
        <w:rPr>
          <w:rFonts w:hint="eastAsia"/>
          <w:sz w:val="24"/>
        </w:rPr>
        <w:t xml:space="preserve">, </w:t>
      </w:r>
      <w:r w:rsidRPr="00B67668">
        <w:rPr>
          <w:sz w:val="24"/>
        </w:rPr>
        <w:t>王义和</w:t>
      </w:r>
      <w:r w:rsidR="00D32B54">
        <w:rPr>
          <w:rFonts w:hint="eastAsia"/>
          <w:sz w:val="24"/>
        </w:rPr>
        <w:t xml:space="preserve">. </w:t>
      </w:r>
      <w:r w:rsidRPr="00B67668">
        <w:rPr>
          <w:sz w:val="24"/>
        </w:rPr>
        <w:t>模拟退火算法与遗传算法的结合</w:t>
      </w:r>
      <w:r w:rsidR="00D32B54">
        <w:rPr>
          <w:sz w:val="24"/>
        </w:rPr>
        <w:t>[J]</w:t>
      </w:r>
      <w:r w:rsidR="00D32B54">
        <w:rPr>
          <w:rFonts w:hint="eastAsia"/>
          <w:sz w:val="24"/>
        </w:rPr>
        <w:t xml:space="preserve">. </w:t>
      </w:r>
      <w:r w:rsidRPr="00B67668">
        <w:rPr>
          <w:sz w:val="24"/>
        </w:rPr>
        <w:t>计算机学报</w:t>
      </w:r>
      <w:r w:rsidR="00D32B54">
        <w:rPr>
          <w:sz w:val="24"/>
        </w:rPr>
        <w:t>,</w:t>
      </w:r>
      <w:r w:rsidR="00D32B54">
        <w:rPr>
          <w:rFonts w:hint="eastAsia"/>
          <w:sz w:val="24"/>
        </w:rPr>
        <w:t xml:space="preserve"> </w:t>
      </w:r>
      <w:r w:rsidRPr="00B67668">
        <w:rPr>
          <w:sz w:val="24"/>
        </w:rPr>
        <w:t>1997</w:t>
      </w:r>
      <w:r w:rsidR="00730759">
        <w:rPr>
          <w:rFonts w:hint="eastAsia"/>
          <w:sz w:val="24"/>
        </w:rPr>
        <w:t>,</w:t>
      </w:r>
      <w:r w:rsidR="00D32B54">
        <w:rPr>
          <w:rFonts w:hint="eastAsia"/>
          <w:sz w:val="24"/>
        </w:rPr>
        <w:t xml:space="preserve"> </w:t>
      </w:r>
      <w:r w:rsidR="00730759">
        <w:rPr>
          <w:rFonts w:hint="eastAsia"/>
          <w:sz w:val="24"/>
        </w:rPr>
        <w:t>3</w:t>
      </w:r>
      <w:r w:rsidRPr="00B67668">
        <w:rPr>
          <w:sz w:val="24"/>
        </w:rPr>
        <w:t>(4):381-384.</w:t>
      </w:r>
    </w:p>
    <w:p w:rsidR="00BD4BAB" w:rsidRPr="00B67668" w:rsidRDefault="00BD4BAB" w:rsidP="00C01A1B">
      <w:pPr>
        <w:pStyle w:val="af3"/>
        <w:numPr>
          <w:ilvl w:val="0"/>
          <w:numId w:val="4"/>
        </w:numPr>
        <w:autoSpaceDE w:val="0"/>
        <w:autoSpaceDN w:val="0"/>
        <w:spacing w:line="360" w:lineRule="auto"/>
        <w:ind w:firstLineChars="0"/>
        <w:rPr>
          <w:sz w:val="24"/>
          <w:szCs w:val="21"/>
        </w:rPr>
      </w:pPr>
      <w:r w:rsidRPr="00B67668">
        <w:rPr>
          <w:sz w:val="24"/>
          <w:szCs w:val="21"/>
        </w:rPr>
        <w:t>Dorigo M,</w:t>
      </w:r>
      <w:r w:rsidR="001A335C">
        <w:rPr>
          <w:rFonts w:hint="eastAsia"/>
          <w:sz w:val="24"/>
          <w:szCs w:val="21"/>
        </w:rPr>
        <w:t xml:space="preserve"> </w:t>
      </w:r>
      <w:r w:rsidRPr="00B67668">
        <w:rPr>
          <w:sz w:val="24"/>
          <w:szCs w:val="21"/>
        </w:rPr>
        <w:t>Maniezzo V,</w:t>
      </w:r>
      <w:r w:rsidR="001A335C">
        <w:rPr>
          <w:rFonts w:hint="eastAsia"/>
          <w:sz w:val="24"/>
          <w:szCs w:val="21"/>
        </w:rPr>
        <w:t xml:space="preserve"> </w:t>
      </w:r>
      <w:r w:rsidRPr="00B67668">
        <w:rPr>
          <w:sz w:val="24"/>
          <w:szCs w:val="21"/>
        </w:rPr>
        <w:t>Clolorni A.</w:t>
      </w:r>
      <w:r w:rsidR="001A335C">
        <w:rPr>
          <w:rFonts w:hint="eastAsia"/>
          <w:sz w:val="24"/>
          <w:szCs w:val="21"/>
        </w:rPr>
        <w:t xml:space="preserve"> </w:t>
      </w:r>
      <w:r w:rsidRPr="00B67668">
        <w:rPr>
          <w:sz w:val="24"/>
          <w:szCs w:val="21"/>
        </w:rPr>
        <w:t>The ant systern:Optimization by a colony of cooperationg agents[J].</w:t>
      </w:r>
      <w:r w:rsidR="001A335C">
        <w:rPr>
          <w:rFonts w:hint="eastAsia"/>
          <w:sz w:val="24"/>
          <w:szCs w:val="21"/>
        </w:rPr>
        <w:t xml:space="preserve"> </w:t>
      </w:r>
      <w:r w:rsidRPr="00B67668">
        <w:rPr>
          <w:sz w:val="24"/>
          <w:szCs w:val="21"/>
        </w:rPr>
        <w:t>IEEE Trans on Systems,</w:t>
      </w:r>
      <w:r w:rsidR="001A335C">
        <w:rPr>
          <w:rFonts w:hint="eastAsia"/>
          <w:sz w:val="24"/>
          <w:szCs w:val="21"/>
        </w:rPr>
        <w:t xml:space="preserve"> </w:t>
      </w:r>
      <w:r w:rsidRPr="00B67668">
        <w:rPr>
          <w:sz w:val="24"/>
          <w:szCs w:val="21"/>
        </w:rPr>
        <w:t>Man and Cybernetics,</w:t>
      </w:r>
      <w:r w:rsidR="001A335C">
        <w:rPr>
          <w:rFonts w:hint="eastAsia"/>
          <w:sz w:val="24"/>
          <w:szCs w:val="21"/>
        </w:rPr>
        <w:t xml:space="preserve"> </w:t>
      </w:r>
      <w:r w:rsidRPr="00B67668">
        <w:rPr>
          <w:sz w:val="24"/>
          <w:szCs w:val="21"/>
        </w:rPr>
        <w:t>Part B,</w:t>
      </w:r>
      <w:r w:rsidR="001A335C">
        <w:rPr>
          <w:rFonts w:hint="eastAsia"/>
          <w:sz w:val="24"/>
          <w:szCs w:val="21"/>
        </w:rPr>
        <w:t xml:space="preserve"> </w:t>
      </w:r>
      <w:r w:rsidRPr="00B67668">
        <w:rPr>
          <w:sz w:val="24"/>
          <w:szCs w:val="21"/>
        </w:rPr>
        <w:t>1996,</w:t>
      </w:r>
      <w:r w:rsidR="00D32B54">
        <w:rPr>
          <w:rFonts w:hint="eastAsia"/>
          <w:sz w:val="24"/>
          <w:szCs w:val="21"/>
        </w:rPr>
        <w:t xml:space="preserve"> </w:t>
      </w:r>
      <w:r w:rsidR="001A335C">
        <w:rPr>
          <w:rFonts w:hint="eastAsia"/>
          <w:sz w:val="24"/>
          <w:szCs w:val="21"/>
        </w:rPr>
        <w:t xml:space="preserve">  </w:t>
      </w:r>
      <w:r w:rsidRPr="00B67668">
        <w:rPr>
          <w:sz w:val="24"/>
          <w:szCs w:val="21"/>
        </w:rPr>
        <w:t>26(1):29-41</w:t>
      </w:r>
      <w:r w:rsidRPr="00B67668">
        <w:rPr>
          <w:rFonts w:hint="eastAsia"/>
          <w:sz w:val="24"/>
          <w:szCs w:val="21"/>
        </w:rPr>
        <w:t>.</w:t>
      </w:r>
    </w:p>
    <w:p w:rsidR="00BD4BAB" w:rsidRPr="00B67668" w:rsidRDefault="00BD4BAB" w:rsidP="00C01A1B">
      <w:pPr>
        <w:pStyle w:val="af3"/>
        <w:numPr>
          <w:ilvl w:val="0"/>
          <w:numId w:val="4"/>
        </w:numPr>
        <w:autoSpaceDE w:val="0"/>
        <w:autoSpaceDN w:val="0"/>
        <w:spacing w:line="360" w:lineRule="auto"/>
        <w:ind w:firstLineChars="0"/>
        <w:rPr>
          <w:sz w:val="24"/>
          <w:szCs w:val="21"/>
        </w:rPr>
      </w:pPr>
      <w:r w:rsidRPr="00B67668">
        <w:rPr>
          <w:sz w:val="24"/>
          <w:szCs w:val="21"/>
        </w:rPr>
        <w:t>9th DIMACS Implementation Challenge. Shortest Paths [OL].</w:t>
      </w:r>
      <w:r w:rsidR="00825EBE">
        <w:rPr>
          <w:rFonts w:hint="eastAsia"/>
          <w:sz w:val="24"/>
          <w:szCs w:val="21"/>
        </w:rPr>
        <w:t xml:space="preserve"> </w:t>
      </w:r>
      <w:r w:rsidRPr="00B67668">
        <w:rPr>
          <w:sz w:val="24"/>
          <w:szCs w:val="21"/>
        </w:rPr>
        <w:t>2006.</w:t>
      </w:r>
    </w:p>
    <w:p w:rsidR="00BD4BAB" w:rsidRPr="00B67668" w:rsidRDefault="00BD4BAB" w:rsidP="00C01A1B">
      <w:pPr>
        <w:pStyle w:val="af3"/>
        <w:numPr>
          <w:ilvl w:val="0"/>
          <w:numId w:val="4"/>
        </w:numPr>
        <w:autoSpaceDE w:val="0"/>
        <w:autoSpaceDN w:val="0"/>
        <w:spacing w:line="360" w:lineRule="auto"/>
        <w:ind w:firstLineChars="0"/>
        <w:rPr>
          <w:sz w:val="24"/>
          <w:szCs w:val="21"/>
        </w:rPr>
      </w:pPr>
      <w:r w:rsidRPr="00B67668">
        <w:rPr>
          <w:sz w:val="24"/>
          <w:szCs w:val="21"/>
        </w:rPr>
        <w:t>Dijkstra E W.A note on two problems in connexion with graphs[J].</w:t>
      </w:r>
      <w:r w:rsidR="00825EBE">
        <w:rPr>
          <w:rFonts w:hint="eastAsia"/>
          <w:sz w:val="24"/>
          <w:szCs w:val="21"/>
        </w:rPr>
        <w:t xml:space="preserve"> </w:t>
      </w:r>
      <w:r w:rsidRPr="00B67668">
        <w:rPr>
          <w:sz w:val="24"/>
          <w:szCs w:val="21"/>
        </w:rPr>
        <w:t>Numerische Mathematik</w:t>
      </w:r>
      <w:r w:rsidR="00F03EB7">
        <w:rPr>
          <w:sz w:val="24"/>
          <w:szCs w:val="21"/>
        </w:rPr>
        <w:t>,</w:t>
      </w:r>
      <w:r w:rsidR="00825EBE">
        <w:rPr>
          <w:rFonts w:hint="eastAsia"/>
          <w:sz w:val="24"/>
          <w:szCs w:val="21"/>
        </w:rPr>
        <w:t xml:space="preserve"> </w:t>
      </w:r>
      <w:r w:rsidRPr="00B67668">
        <w:rPr>
          <w:sz w:val="24"/>
          <w:szCs w:val="21"/>
        </w:rPr>
        <w:t>1959</w:t>
      </w:r>
      <w:r w:rsidR="00F03EB7">
        <w:rPr>
          <w:sz w:val="24"/>
          <w:szCs w:val="21"/>
        </w:rPr>
        <w:t>,</w:t>
      </w:r>
      <w:r w:rsidR="00825EBE">
        <w:rPr>
          <w:rFonts w:hint="eastAsia"/>
          <w:sz w:val="24"/>
          <w:szCs w:val="21"/>
        </w:rPr>
        <w:t xml:space="preserve"> </w:t>
      </w:r>
      <w:r w:rsidRPr="00B67668">
        <w:rPr>
          <w:sz w:val="24"/>
          <w:szCs w:val="21"/>
        </w:rPr>
        <w:t>1</w:t>
      </w:r>
      <w:r w:rsidR="00D32B54">
        <w:rPr>
          <w:rFonts w:hint="eastAsia"/>
          <w:sz w:val="24"/>
          <w:szCs w:val="21"/>
        </w:rPr>
        <w:t>:</w:t>
      </w:r>
      <w:r w:rsidRPr="00B67668">
        <w:rPr>
          <w:sz w:val="24"/>
          <w:szCs w:val="21"/>
        </w:rPr>
        <w:t>269-271</w:t>
      </w:r>
      <w:r w:rsidRPr="00B67668">
        <w:rPr>
          <w:rFonts w:hint="eastAsia"/>
          <w:sz w:val="24"/>
          <w:szCs w:val="21"/>
        </w:rPr>
        <w:t>.</w:t>
      </w:r>
    </w:p>
    <w:p w:rsidR="00BD4BAB" w:rsidRPr="00B67668" w:rsidRDefault="00BD4BAB" w:rsidP="00C01A1B">
      <w:pPr>
        <w:pStyle w:val="af3"/>
        <w:numPr>
          <w:ilvl w:val="0"/>
          <w:numId w:val="4"/>
        </w:numPr>
        <w:autoSpaceDE w:val="0"/>
        <w:autoSpaceDN w:val="0"/>
        <w:spacing w:line="360" w:lineRule="auto"/>
        <w:ind w:firstLineChars="0"/>
        <w:rPr>
          <w:color w:val="000000"/>
          <w:kern w:val="0"/>
          <w:sz w:val="24"/>
        </w:rPr>
      </w:pPr>
      <w:r w:rsidRPr="00B67668">
        <w:rPr>
          <w:rFonts w:hAnsi="宋体" w:hint="eastAsia"/>
          <w:color w:val="000000"/>
          <w:kern w:val="0"/>
          <w:sz w:val="24"/>
        </w:rPr>
        <w:t>严蔚敏</w:t>
      </w:r>
      <w:r w:rsidR="008B20CC">
        <w:rPr>
          <w:rFonts w:hAnsi="宋体" w:hint="eastAsia"/>
          <w:color w:val="000000"/>
          <w:kern w:val="0"/>
          <w:sz w:val="24"/>
        </w:rPr>
        <w:t xml:space="preserve">, </w:t>
      </w:r>
      <w:r w:rsidRPr="00B67668">
        <w:rPr>
          <w:rFonts w:hAnsi="宋体" w:hint="eastAsia"/>
          <w:color w:val="000000"/>
          <w:kern w:val="0"/>
          <w:sz w:val="24"/>
        </w:rPr>
        <w:t>吴伟民</w:t>
      </w:r>
      <w:r w:rsidRPr="00B67668">
        <w:rPr>
          <w:color w:val="000000"/>
          <w:kern w:val="0"/>
          <w:sz w:val="24"/>
        </w:rPr>
        <w:t xml:space="preserve">. </w:t>
      </w:r>
      <w:r w:rsidR="00D32B54">
        <w:rPr>
          <w:rFonts w:hAnsi="宋体" w:hint="eastAsia"/>
          <w:color w:val="000000"/>
          <w:kern w:val="0"/>
          <w:sz w:val="24"/>
        </w:rPr>
        <w:t>数据结构</w:t>
      </w:r>
      <w:r w:rsidR="00D32B54">
        <w:rPr>
          <w:rFonts w:hAnsi="宋体" w:hint="eastAsia"/>
          <w:color w:val="000000"/>
          <w:kern w:val="0"/>
          <w:sz w:val="24"/>
        </w:rPr>
        <w:t>(</w:t>
      </w:r>
      <w:r w:rsidRPr="00B67668">
        <w:rPr>
          <w:rFonts w:hAnsi="宋体" w:hint="eastAsia"/>
          <w:color w:val="000000"/>
          <w:kern w:val="0"/>
          <w:sz w:val="24"/>
        </w:rPr>
        <w:t>C</w:t>
      </w:r>
      <w:r w:rsidR="00D32B54">
        <w:rPr>
          <w:rFonts w:hAnsi="宋体" w:hint="eastAsia"/>
          <w:color w:val="000000"/>
          <w:kern w:val="0"/>
          <w:sz w:val="24"/>
        </w:rPr>
        <w:t>语言版</w:t>
      </w:r>
      <w:r w:rsidR="00D32B54">
        <w:rPr>
          <w:rFonts w:hAnsi="宋体" w:hint="eastAsia"/>
          <w:color w:val="000000"/>
          <w:kern w:val="0"/>
          <w:sz w:val="24"/>
        </w:rPr>
        <w:t>)</w:t>
      </w:r>
      <w:r w:rsidRPr="00B67668">
        <w:rPr>
          <w:color w:val="000000"/>
          <w:kern w:val="0"/>
          <w:sz w:val="24"/>
        </w:rPr>
        <w:t xml:space="preserve">[M]. </w:t>
      </w:r>
      <w:r w:rsidR="00D32B54">
        <w:rPr>
          <w:rFonts w:hAnsi="宋体"/>
          <w:color w:val="000000"/>
          <w:kern w:val="0"/>
          <w:sz w:val="24"/>
        </w:rPr>
        <w:t>北京</w:t>
      </w:r>
      <w:r w:rsidR="00D32B54">
        <w:rPr>
          <w:rFonts w:hAnsi="宋体" w:hint="eastAsia"/>
          <w:color w:val="000000"/>
          <w:kern w:val="0"/>
          <w:sz w:val="24"/>
        </w:rPr>
        <w:t>:</w:t>
      </w:r>
      <w:r w:rsidRPr="00B67668">
        <w:rPr>
          <w:rFonts w:hAnsi="宋体" w:hint="eastAsia"/>
          <w:color w:val="000000"/>
          <w:kern w:val="0"/>
          <w:sz w:val="24"/>
        </w:rPr>
        <w:t>清华大学</w:t>
      </w:r>
      <w:r w:rsidRPr="00B67668">
        <w:rPr>
          <w:rFonts w:hAnsi="宋体"/>
          <w:color w:val="000000"/>
          <w:kern w:val="0"/>
          <w:sz w:val="24"/>
        </w:rPr>
        <w:t>出版社</w:t>
      </w:r>
      <w:r w:rsidR="00F03EB7">
        <w:rPr>
          <w:rFonts w:hAnsi="宋体"/>
          <w:color w:val="000000"/>
          <w:kern w:val="0"/>
          <w:sz w:val="24"/>
        </w:rPr>
        <w:t>,</w:t>
      </w:r>
      <w:r w:rsidR="00D32B54">
        <w:rPr>
          <w:rFonts w:hAnsi="宋体" w:hint="eastAsia"/>
          <w:color w:val="000000"/>
          <w:kern w:val="0"/>
          <w:sz w:val="24"/>
        </w:rPr>
        <w:t xml:space="preserve"> </w:t>
      </w:r>
      <w:r w:rsidRPr="00B67668">
        <w:rPr>
          <w:color w:val="000000"/>
          <w:kern w:val="0"/>
          <w:sz w:val="24"/>
        </w:rPr>
        <w:t>2006</w:t>
      </w:r>
      <w:r w:rsidRPr="00B67668">
        <w:rPr>
          <w:rFonts w:hint="eastAsia"/>
          <w:color w:val="000000"/>
          <w:kern w:val="0"/>
          <w:sz w:val="24"/>
        </w:rPr>
        <w:t>.</w:t>
      </w:r>
    </w:p>
    <w:p w:rsidR="00BD4BAB" w:rsidRPr="00B67668" w:rsidRDefault="00BD4BAB" w:rsidP="00C01A1B">
      <w:pPr>
        <w:pStyle w:val="af3"/>
        <w:numPr>
          <w:ilvl w:val="0"/>
          <w:numId w:val="4"/>
        </w:numPr>
        <w:autoSpaceDE w:val="0"/>
        <w:autoSpaceDN w:val="0"/>
        <w:spacing w:line="360" w:lineRule="auto"/>
        <w:ind w:firstLineChars="0"/>
        <w:rPr>
          <w:sz w:val="24"/>
        </w:rPr>
      </w:pPr>
      <w:r w:rsidRPr="00B67668">
        <w:rPr>
          <w:sz w:val="24"/>
        </w:rPr>
        <w:t>方红</w:t>
      </w:r>
      <w:r w:rsidR="00D32B54">
        <w:rPr>
          <w:sz w:val="24"/>
        </w:rPr>
        <w:t>,</w:t>
      </w:r>
      <w:r w:rsidR="00D32B54">
        <w:rPr>
          <w:rFonts w:hint="eastAsia"/>
          <w:sz w:val="24"/>
        </w:rPr>
        <w:t xml:space="preserve"> </w:t>
      </w:r>
      <w:r w:rsidRPr="00B67668">
        <w:rPr>
          <w:sz w:val="24"/>
        </w:rPr>
        <w:t>杨海蓉</w:t>
      </w:r>
      <w:r w:rsidR="00D32B54">
        <w:rPr>
          <w:rFonts w:hint="eastAsia"/>
          <w:sz w:val="24"/>
        </w:rPr>
        <w:t xml:space="preserve">. </w:t>
      </w:r>
      <w:r w:rsidRPr="00B67668">
        <w:rPr>
          <w:sz w:val="24"/>
        </w:rPr>
        <w:t>贪婪算法与压缩感知理论</w:t>
      </w:r>
      <w:r w:rsidRPr="00B67668">
        <w:rPr>
          <w:sz w:val="24"/>
        </w:rPr>
        <w:t>[J]. Acta Automatica Sinica, 2011, 37(12):1413-1421</w:t>
      </w:r>
      <w:r w:rsidRPr="00B67668">
        <w:rPr>
          <w:rFonts w:hint="eastAsia"/>
          <w:sz w:val="24"/>
        </w:rPr>
        <w:t>.</w:t>
      </w:r>
    </w:p>
    <w:p w:rsidR="00BD4BAB" w:rsidRPr="00B67668" w:rsidRDefault="00BD4BAB" w:rsidP="00C01A1B">
      <w:pPr>
        <w:pStyle w:val="af3"/>
        <w:numPr>
          <w:ilvl w:val="0"/>
          <w:numId w:val="4"/>
        </w:numPr>
        <w:autoSpaceDE w:val="0"/>
        <w:autoSpaceDN w:val="0"/>
        <w:spacing w:line="360" w:lineRule="auto"/>
        <w:ind w:firstLineChars="0"/>
        <w:rPr>
          <w:sz w:val="24"/>
        </w:rPr>
      </w:pPr>
      <w:r w:rsidRPr="00B67668">
        <w:rPr>
          <w:sz w:val="24"/>
        </w:rPr>
        <w:t>黄书力</w:t>
      </w:r>
      <w:r w:rsidRPr="00B67668">
        <w:rPr>
          <w:sz w:val="24"/>
        </w:rPr>
        <w:t xml:space="preserve">, </w:t>
      </w:r>
      <w:r w:rsidRPr="00B67668">
        <w:rPr>
          <w:sz w:val="24"/>
        </w:rPr>
        <w:t>胡大裟</w:t>
      </w:r>
      <w:r w:rsidRPr="00B67668">
        <w:rPr>
          <w:sz w:val="24"/>
        </w:rPr>
        <w:t xml:space="preserve">, </w:t>
      </w:r>
      <w:r w:rsidRPr="00B67668">
        <w:rPr>
          <w:sz w:val="24"/>
        </w:rPr>
        <w:t>蒋玉明</w:t>
      </w:r>
      <w:r w:rsidRPr="00B67668">
        <w:rPr>
          <w:sz w:val="24"/>
        </w:rPr>
        <w:t xml:space="preserve">. </w:t>
      </w:r>
      <w:r w:rsidRPr="00B67668">
        <w:rPr>
          <w:sz w:val="24"/>
        </w:rPr>
        <w:t>经过指定的中间节点集的最短路径算法</w:t>
      </w:r>
      <w:r w:rsidRPr="00B67668">
        <w:rPr>
          <w:sz w:val="24"/>
        </w:rPr>
        <w:t xml:space="preserve">[J]. </w:t>
      </w:r>
      <w:r w:rsidRPr="00B67668">
        <w:rPr>
          <w:sz w:val="24"/>
        </w:rPr>
        <w:t>计算机工程与应用</w:t>
      </w:r>
      <w:r w:rsidRPr="00B67668">
        <w:rPr>
          <w:sz w:val="24"/>
        </w:rPr>
        <w:t>,</w:t>
      </w:r>
      <w:r w:rsidR="00D32B54">
        <w:rPr>
          <w:rFonts w:hint="eastAsia"/>
          <w:sz w:val="24"/>
          <w:szCs w:val="21"/>
        </w:rPr>
        <w:t xml:space="preserve"> </w:t>
      </w:r>
      <w:r w:rsidRPr="00B67668">
        <w:rPr>
          <w:sz w:val="24"/>
        </w:rPr>
        <w:t>2015,</w:t>
      </w:r>
      <w:r w:rsidR="00D32B54">
        <w:rPr>
          <w:rFonts w:hint="eastAsia"/>
          <w:sz w:val="24"/>
          <w:szCs w:val="21"/>
        </w:rPr>
        <w:t xml:space="preserve"> </w:t>
      </w:r>
      <w:r w:rsidRPr="00B67668">
        <w:rPr>
          <w:sz w:val="24"/>
        </w:rPr>
        <w:t>51(11):41-46.</w:t>
      </w:r>
    </w:p>
    <w:p w:rsidR="00BD4BAB" w:rsidRPr="00B67668" w:rsidRDefault="00BD4BAB" w:rsidP="00C01A1B">
      <w:pPr>
        <w:pStyle w:val="af3"/>
        <w:numPr>
          <w:ilvl w:val="0"/>
          <w:numId w:val="4"/>
        </w:numPr>
        <w:autoSpaceDE w:val="0"/>
        <w:autoSpaceDN w:val="0"/>
        <w:spacing w:line="360" w:lineRule="auto"/>
        <w:ind w:firstLineChars="0"/>
        <w:rPr>
          <w:sz w:val="24"/>
        </w:rPr>
      </w:pPr>
      <w:r w:rsidRPr="00B67668">
        <w:rPr>
          <w:rFonts w:hint="eastAsia"/>
          <w:sz w:val="24"/>
        </w:rPr>
        <w:t>郝自军</w:t>
      </w:r>
      <w:r w:rsidR="00D32B54">
        <w:rPr>
          <w:rFonts w:hint="eastAsia"/>
          <w:sz w:val="24"/>
        </w:rPr>
        <w:t xml:space="preserve">, </w:t>
      </w:r>
      <w:r w:rsidRPr="00B67668">
        <w:rPr>
          <w:rFonts w:hint="eastAsia"/>
          <w:sz w:val="24"/>
        </w:rPr>
        <w:t>何尚录</w:t>
      </w:r>
      <w:r w:rsidR="00D32B54">
        <w:rPr>
          <w:rFonts w:hint="eastAsia"/>
          <w:sz w:val="24"/>
        </w:rPr>
        <w:t xml:space="preserve">. </w:t>
      </w:r>
      <w:r w:rsidRPr="00B67668">
        <w:rPr>
          <w:rFonts w:hint="eastAsia"/>
          <w:sz w:val="24"/>
        </w:rPr>
        <w:t>最短路问题的</w:t>
      </w:r>
      <w:r w:rsidRPr="00B67668">
        <w:rPr>
          <w:rFonts w:hint="eastAsia"/>
          <w:sz w:val="24"/>
        </w:rPr>
        <w:t>Floyd</w:t>
      </w:r>
      <w:r w:rsidRPr="00B67668">
        <w:rPr>
          <w:rFonts w:hint="eastAsia"/>
          <w:sz w:val="24"/>
        </w:rPr>
        <w:t>算法的若干讨论</w:t>
      </w:r>
      <w:r w:rsidR="00D32B54">
        <w:rPr>
          <w:rFonts w:hint="eastAsia"/>
          <w:sz w:val="24"/>
        </w:rPr>
        <w:t xml:space="preserve">[J]. </w:t>
      </w:r>
      <w:r w:rsidRPr="00B67668">
        <w:rPr>
          <w:rFonts w:hint="eastAsia"/>
          <w:sz w:val="24"/>
        </w:rPr>
        <w:t>重庆理工大学学报自然科学版</w:t>
      </w:r>
      <w:r w:rsidRPr="00B67668">
        <w:rPr>
          <w:rFonts w:hint="eastAsia"/>
          <w:sz w:val="24"/>
        </w:rPr>
        <w:t>,</w:t>
      </w:r>
      <w:r w:rsidR="008B20CC">
        <w:rPr>
          <w:rFonts w:hint="eastAsia"/>
          <w:sz w:val="24"/>
        </w:rPr>
        <w:t xml:space="preserve"> </w:t>
      </w:r>
      <w:r w:rsidR="00D32B54">
        <w:rPr>
          <w:rFonts w:hint="eastAsia"/>
          <w:sz w:val="24"/>
        </w:rPr>
        <w:t xml:space="preserve">2008, </w:t>
      </w:r>
      <w:r w:rsidRPr="00B67668">
        <w:rPr>
          <w:rFonts w:hint="eastAsia"/>
          <w:sz w:val="24"/>
        </w:rPr>
        <w:t>22(5):156-159.</w:t>
      </w:r>
    </w:p>
    <w:p w:rsidR="00BD4BAB" w:rsidRPr="00B67668" w:rsidRDefault="00DF03AB" w:rsidP="00C01A1B">
      <w:pPr>
        <w:pStyle w:val="af3"/>
        <w:numPr>
          <w:ilvl w:val="0"/>
          <w:numId w:val="4"/>
        </w:numPr>
        <w:autoSpaceDE w:val="0"/>
        <w:autoSpaceDN w:val="0"/>
        <w:spacing w:line="360" w:lineRule="auto"/>
        <w:ind w:firstLineChars="0"/>
        <w:rPr>
          <w:sz w:val="24"/>
        </w:rPr>
      </w:pPr>
      <w:r w:rsidRPr="00DF03AB">
        <w:rPr>
          <w:kern w:val="0"/>
          <w:sz w:val="24"/>
        </w:rPr>
        <w:t>李望超</w:t>
      </w:r>
      <w:r>
        <w:rPr>
          <w:kern w:val="0"/>
          <w:sz w:val="24"/>
        </w:rPr>
        <w:t>.</w:t>
      </w:r>
      <w:r>
        <w:rPr>
          <w:rFonts w:hint="eastAsia"/>
          <w:kern w:val="0"/>
          <w:sz w:val="24"/>
        </w:rPr>
        <w:t xml:space="preserve"> </w:t>
      </w:r>
      <w:r w:rsidRPr="00DF03AB">
        <w:rPr>
          <w:kern w:val="0"/>
          <w:sz w:val="24"/>
        </w:rPr>
        <w:t>神经网络中的最短路径问题</w:t>
      </w:r>
      <w:r>
        <w:rPr>
          <w:kern w:val="0"/>
          <w:sz w:val="24"/>
        </w:rPr>
        <w:t>[J].</w:t>
      </w:r>
      <w:r>
        <w:rPr>
          <w:rFonts w:hint="eastAsia"/>
          <w:kern w:val="0"/>
          <w:sz w:val="24"/>
        </w:rPr>
        <w:t xml:space="preserve"> </w:t>
      </w:r>
      <w:r w:rsidRPr="00DF03AB">
        <w:rPr>
          <w:kern w:val="0"/>
          <w:sz w:val="24"/>
        </w:rPr>
        <w:t>电子与信息学报</w:t>
      </w:r>
      <w:r>
        <w:rPr>
          <w:kern w:val="0"/>
          <w:sz w:val="24"/>
        </w:rPr>
        <w:t>,</w:t>
      </w:r>
      <w:r>
        <w:rPr>
          <w:rFonts w:hint="eastAsia"/>
          <w:kern w:val="0"/>
          <w:sz w:val="24"/>
        </w:rPr>
        <w:t xml:space="preserve"> </w:t>
      </w:r>
      <w:r w:rsidRPr="00DF03AB">
        <w:rPr>
          <w:kern w:val="0"/>
          <w:sz w:val="24"/>
        </w:rPr>
        <w:t>1996(s1):147-150.</w:t>
      </w:r>
    </w:p>
    <w:p w:rsidR="00BD4BAB" w:rsidRPr="00B67668" w:rsidRDefault="00BD4BAB" w:rsidP="00C01A1B">
      <w:pPr>
        <w:pStyle w:val="af3"/>
        <w:numPr>
          <w:ilvl w:val="0"/>
          <w:numId w:val="4"/>
        </w:numPr>
        <w:tabs>
          <w:tab w:val="left" w:pos="5339"/>
        </w:tabs>
        <w:autoSpaceDE w:val="0"/>
        <w:autoSpaceDN w:val="0"/>
        <w:spacing w:line="360" w:lineRule="auto"/>
        <w:ind w:firstLineChars="0"/>
        <w:rPr>
          <w:sz w:val="24"/>
          <w:szCs w:val="21"/>
        </w:rPr>
      </w:pPr>
      <w:r w:rsidRPr="00B67668">
        <w:rPr>
          <w:sz w:val="24"/>
          <w:szCs w:val="21"/>
        </w:rPr>
        <w:t>9th DIMACS Implementation Challenge. Shortest Paths [OL].</w:t>
      </w:r>
      <w:r w:rsidR="001A335C">
        <w:rPr>
          <w:rFonts w:hint="eastAsia"/>
          <w:sz w:val="24"/>
          <w:szCs w:val="21"/>
        </w:rPr>
        <w:t xml:space="preserve"> </w:t>
      </w:r>
      <w:r w:rsidRPr="00B67668">
        <w:rPr>
          <w:sz w:val="24"/>
          <w:szCs w:val="21"/>
        </w:rPr>
        <w:t>2006.</w:t>
      </w:r>
    </w:p>
    <w:p w:rsidR="00BD4BAB" w:rsidRPr="00B67668" w:rsidRDefault="00BD4BAB" w:rsidP="00C01A1B">
      <w:pPr>
        <w:pStyle w:val="af3"/>
        <w:numPr>
          <w:ilvl w:val="0"/>
          <w:numId w:val="4"/>
        </w:numPr>
        <w:tabs>
          <w:tab w:val="left" w:pos="5339"/>
        </w:tabs>
        <w:autoSpaceDE w:val="0"/>
        <w:autoSpaceDN w:val="0"/>
        <w:spacing w:line="360" w:lineRule="auto"/>
        <w:ind w:firstLineChars="0"/>
        <w:rPr>
          <w:sz w:val="24"/>
          <w:szCs w:val="21"/>
        </w:rPr>
      </w:pPr>
      <w:r w:rsidRPr="00B67668">
        <w:rPr>
          <w:sz w:val="24"/>
          <w:szCs w:val="21"/>
        </w:rPr>
        <w:t>宋青</w:t>
      </w:r>
      <w:r w:rsidRPr="00B67668">
        <w:rPr>
          <w:sz w:val="24"/>
          <w:szCs w:val="21"/>
        </w:rPr>
        <w:t xml:space="preserve">, </w:t>
      </w:r>
      <w:r w:rsidRPr="00B67668">
        <w:rPr>
          <w:sz w:val="24"/>
          <w:szCs w:val="21"/>
        </w:rPr>
        <w:t>汪小帆</w:t>
      </w:r>
      <w:r w:rsidRPr="00B67668">
        <w:rPr>
          <w:sz w:val="24"/>
          <w:szCs w:val="21"/>
        </w:rPr>
        <w:t xml:space="preserve">. </w:t>
      </w:r>
      <w:r w:rsidRPr="00B67668">
        <w:rPr>
          <w:sz w:val="24"/>
          <w:szCs w:val="21"/>
        </w:rPr>
        <w:t>最短路径算法加速技术研究综述</w:t>
      </w:r>
      <w:r w:rsidRPr="00B67668">
        <w:rPr>
          <w:sz w:val="24"/>
          <w:szCs w:val="21"/>
        </w:rPr>
        <w:t xml:space="preserve">[J]. </w:t>
      </w:r>
      <w:r w:rsidRPr="00B67668">
        <w:rPr>
          <w:sz w:val="24"/>
          <w:szCs w:val="21"/>
        </w:rPr>
        <w:t>电子科技大学学报</w:t>
      </w:r>
      <w:r w:rsidRPr="00B67668">
        <w:rPr>
          <w:sz w:val="24"/>
          <w:szCs w:val="21"/>
        </w:rPr>
        <w:t>, 2012, 41(2):176-184.</w:t>
      </w:r>
    </w:p>
    <w:p w:rsidR="00BD4BAB" w:rsidRPr="00B67668" w:rsidRDefault="00BD4BAB" w:rsidP="00C01A1B">
      <w:pPr>
        <w:pStyle w:val="af3"/>
        <w:numPr>
          <w:ilvl w:val="0"/>
          <w:numId w:val="4"/>
        </w:numPr>
        <w:tabs>
          <w:tab w:val="left" w:pos="5339"/>
        </w:tabs>
        <w:autoSpaceDE w:val="0"/>
        <w:autoSpaceDN w:val="0"/>
        <w:spacing w:line="360" w:lineRule="auto"/>
        <w:ind w:firstLineChars="0"/>
        <w:rPr>
          <w:sz w:val="24"/>
          <w:szCs w:val="21"/>
        </w:rPr>
      </w:pPr>
      <w:r w:rsidRPr="00B67668">
        <w:rPr>
          <w:sz w:val="24"/>
          <w:szCs w:val="21"/>
        </w:rPr>
        <w:t>张锦明</w:t>
      </w:r>
      <w:r w:rsidRPr="00B67668">
        <w:rPr>
          <w:sz w:val="24"/>
          <w:szCs w:val="21"/>
        </w:rPr>
        <w:t xml:space="preserve">, </w:t>
      </w:r>
      <w:r w:rsidRPr="00B67668">
        <w:rPr>
          <w:sz w:val="24"/>
          <w:szCs w:val="21"/>
        </w:rPr>
        <w:t>洪刚</w:t>
      </w:r>
      <w:r w:rsidR="00D32B54">
        <w:rPr>
          <w:sz w:val="24"/>
          <w:szCs w:val="21"/>
        </w:rPr>
        <w:t>,</w:t>
      </w:r>
      <w:r w:rsidR="00D32B54">
        <w:rPr>
          <w:rFonts w:hint="eastAsia"/>
          <w:sz w:val="24"/>
          <w:szCs w:val="21"/>
        </w:rPr>
        <w:t xml:space="preserve"> </w:t>
      </w:r>
      <w:r w:rsidRPr="00B67668">
        <w:rPr>
          <w:sz w:val="24"/>
          <w:szCs w:val="21"/>
        </w:rPr>
        <w:t>文锐</w:t>
      </w:r>
      <w:r w:rsidRPr="00B67668">
        <w:rPr>
          <w:sz w:val="24"/>
          <w:szCs w:val="21"/>
        </w:rPr>
        <w:t>,</w:t>
      </w:r>
      <w:r w:rsidR="00D32B54">
        <w:rPr>
          <w:rFonts w:hint="eastAsia"/>
          <w:sz w:val="24"/>
          <w:szCs w:val="21"/>
        </w:rPr>
        <w:t xml:space="preserve"> </w:t>
      </w:r>
      <w:r w:rsidRPr="00B67668">
        <w:rPr>
          <w:sz w:val="24"/>
          <w:szCs w:val="21"/>
        </w:rPr>
        <w:t>等</w:t>
      </w:r>
      <w:r w:rsidR="00D32B54">
        <w:rPr>
          <w:sz w:val="24"/>
          <w:szCs w:val="21"/>
        </w:rPr>
        <w:t>.</w:t>
      </w:r>
      <w:r w:rsidR="00DF03AB">
        <w:rPr>
          <w:rFonts w:hint="eastAsia"/>
          <w:sz w:val="24"/>
          <w:szCs w:val="21"/>
        </w:rPr>
        <w:t xml:space="preserve"> </w:t>
      </w:r>
      <w:r w:rsidRPr="00B67668">
        <w:rPr>
          <w:sz w:val="24"/>
          <w:szCs w:val="21"/>
        </w:rPr>
        <w:t>Dijkstra</w:t>
      </w:r>
      <w:r w:rsidRPr="00B67668">
        <w:rPr>
          <w:sz w:val="24"/>
          <w:szCs w:val="21"/>
        </w:rPr>
        <w:t>最短路径算法优化策略</w:t>
      </w:r>
      <w:r w:rsidRPr="00B67668">
        <w:rPr>
          <w:sz w:val="24"/>
          <w:szCs w:val="21"/>
        </w:rPr>
        <w:t xml:space="preserve">[J]. </w:t>
      </w:r>
      <w:r w:rsidRPr="00B67668">
        <w:rPr>
          <w:sz w:val="24"/>
          <w:szCs w:val="21"/>
        </w:rPr>
        <w:t>测绘科学</w:t>
      </w:r>
      <w:r w:rsidR="00D32B54">
        <w:rPr>
          <w:sz w:val="24"/>
          <w:szCs w:val="21"/>
        </w:rPr>
        <w:t>,</w:t>
      </w:r>
      <w:r w:rsidR="00D32B54">
        <w:rPr>
          <w:rFonts w:hint="eastAsia"/>
          <w:sz w:val="24"/>
          <w:szCs w:val="21"/>
        </w:rPr>
        <w:t xml:space="preserve"> </w:t>
      </w:r>
      <w:r w:rsidRPr="00B67668">
        <w:rPr>
          <w:sz w:val="24"/>
          <w:szCs w:val="21"/>
        </w:rPr>
        <w:t>2009, 34(5):105-106.</w:t>
      </w:r>
    </w:p>
    <w:p w:rsidR="00BD4BAB" w:rsidRPr="00B67668" w:rsidRDefault="00BD4BAB" w:rsidP="00C01A1B">
      <w:pPr>
        <w:pStyle w:val="af3"/>
        <w:numPr>
          <w:ilvl w:val="0"/>
          <w:numId w:val="4"/>
        </w:numPr>
        <w:tabs>
          <w:tab w:val="left" w:pos="5339"/>
        </w:tabs>
        <w:autoSpaceDE w:val="0"/>
        <w:autoSpaceDN w:val="0"/>
        <w:spacing w:line="360" w:lineRule="auto"/>
        <w:ind w:firstLineChars="0"/>
        <w:rPr>
          <w:sz w:val="24"/>
          <w:szCs w:val="21"/>
        </w:rPr>
      </w:pPr>
      <w:r w:rsidRPr="00B67668">
        <w:rPr>
          <w:sz w:val="24"/>
          <w:szCs w:val="21"/>
        </w:rPr>
        <w:t>张纪会</w:t>
      </w:r>
      <w:r w:rsidRPr="00B67668">
        <w:rPr>
          <w:sz w:val="24"/>
          <w:szCs w:val="21"/>
        </w:rPr>
        <w:t xml:space="preserve">, </w:t>
      </w:r>
      <w:r w:rsidRPr="00B67668">
        <w:rPr>
          <w:sz w:val="24"/>
          <w:szCs w:val="21"/>
        </w:rPr>
        <w:t>徐心和</w:t>
      </w:r>
      <w:r w:rsidRPr="00B67668">
        <w:rPr>
          <w:sz w:val="24"/>
          <w:szCs w:val="21"/>
        </w:rPr>
        <w:t>,</w:t>
      </w:r>
      <w:r w:rsidR="00825EBE">
        <w:rPr>
          <w:rFonts w:hint="eastAsia"/>
          <w:sz w:val="24"/>
          <w:szCs w:val="21"/>
        </w:rPr>
        <w:t xml:space="preserve"> </w:t>
      </w:r>
      <w:r w:rsidRPr="00B67668">
        <w:rPr>
          <w:sz w:val="24"/>
          <w:szCs w:val="21"/>
        </w:rPr>
        <w:t>等</w:t>
      </w:r>
      <w:r w:rsidRPr="00B67668">
        <w:rPr>
          <w:sz w:val="24"/>
          <w:szCs w:val="21"/>
        </w:rPr>
        <w:t xml:space="preserve">. </w:t>
      </w:r>
      <w:r w:rsidRPr="00B67668">
        <w:rPr>
          <w:sz w:val="24"/>
          <w:szCs w:val="21"/>
        </w:rPr>
        <w:t>一种新的进化算法</w:t>
      </w:r>
      <w:r w:rsidR="00F8493E">
        <w:rPr>
          <w:rFonts w:hint="eastAsia"/>
          <w:sz w:val="24"/>
          <w:szCs w:val="21"/>
        </w:rPr>
        <w:t>-</w:t>
      </w:r>
      <w:r w:rsidR="008B20CC">
        <w:rPr>
          <w:rFonts w:hint="eastAsia"/>
          <w:sz w:val="24"/>
          <w:szCs w:val="21"/>
        </w:rPr>
        <w:t>-</w:t>
      </w:r>
      <w:r w:rsidRPr="00B67668">
        <w:rPr>
          <w:sz w:val="24"/>
          <w:szCs w:val="21"/>
        </w:rPr>
        <w:t>蚁群算法</w:t>
      </w:r>
      <w:r w:rsidRPr="00B67668">
        <w:rPr>
          <w:sz w:val="24"/>
          <w:szCs w:val="21"/>
        </w:rPr>
        <w:t xml:space="preserve">[J]. </w:t>
      </w:r>
      <w:r w:rsidRPr="00B67668">
        <w:rPr>
          <w:sz w:val="24"/>
          <w:szCs w:val="21"/>
        </w:rPr>
        <w:t>系统工程理论与实践</w:t>
      </w:r>
      <w:r w:rsidRPr="00B67668">
        <w:rPr>
          <w:sz w:val="24"/>
          <w:szCs w:val="21"/>
        </w:rPr>
        <w:t>, 1999, 19(3):84-87.</w:t>
      </w:r>
    </w:p>
    <w:p w:rsidR="00815007" w:rsidRDefault="00815007" w:rsidP="00BD4BAB">
      <w:pPr>
        <w:pStyle w:val="10"/>
        <w:pageBreakBefore/>
        <w:ind w:left="1076" w:hangingChars="335" w:hanging="1076"/>
      </w:pPr>
      <w:r>
        <w:rPr>
          <w:rFonts w:hint="eastAsia"/>
        </w:rPr>
        <w:lastRenderedPageBreak/>
        <w:t>附  录</w:t>
      </w:r>
      <w:bookmarkEnd w:id="60"/>
    </w:p>
    <w:p w:rsidR="000606C0" w:rsidRDefault="00B476B2" w:rsidP="00815007">
      <w:pPr>
        <w:spacing w:line="360" w:lineRule="auto"/>
        <w:rPr>
          <w:rFonts w:ascii="宋体" w:hAnsi="宋体" w:cs="宋体"/>
          <w:sz w:val="24"/>
        </w:rPr>
      </w:pPr>
      <w:r>
        <w:rPr>
          <w:rFonts w:ascii="宋体" w:hAnsi="宋体" w:cs="宋体" w:hint="eastAsia"/>
          <w:sz w:val="24"/>
        </w:rPr>
        <w:t>这里给出测试图生成器程序，以表示测试样例的合理性。</w:t>
      </w:r>
      <w:r w:rsidR="00815007">
        <w:rPr>
          <w:rFonts w:ascii="宋体" w:hAnsi="宋体" w:cs="宋体" w:hint="eastAsia"/>
          <w:sz w:val="24"/>
        </w:rPr>
        <w:t>程序的主要代码如下：</w:t>
      </w:r>
    </w:p>
    <w:p w:rsidR="00815007" w:rsidRPr="00815007" w:rsidRDefault="0089113D" w:rsidP="00815007">
      <w:pPr>
        <w:spacing w:line="360" w:lineRule="auto"/>
        <w:rPr>
          <w:sz w:val="24"/>
        </w:rPr>
      </w:pPr>
      <w:r>
        <w:rPr>
          <w:rFonts w:hint="eastAsia"/>
          <w:sz w:val="24"/>
        </w:rPr>
        <w:t>//</w:t>
      </w:r>
      <w:r>
        <w:rPr>
          <w:rFonts w:hint="eastAsia"/>
          <w:sz w:val="24"/>
        </w:rPr>
        <w:t>储存路信息</w:t>
      </w:r>
    </w:p>
    <w:p w:rsidR="00815007" w:rsidRPr="00815007" w:rsidRDefault="00815007" w:rsidP="00815007">
      <w:pPr>
        <w:spacing w:line="360" w:lineRule="auto"/>
        <w:rPr>
          <w:sz w:val="24"/>
        </w:rPr>
      </w:pPr>
      <w:r w:rsidRPr="00815007">
        <w:rPr>
          <w:sz w:val="24"/>
        </w:rPr>
        <w:t>void setroad(TopoLine T)</w:t>
      </w:r>
    </w:p>
    <w:p w:rsidR="00815007" w:rsidRPr="00815007" w:rsidRDefault="00815007" w:rsidP="00815007">
      <w:pPr>
        <w:spacing w:line="360" w:lineRule="auto"/>
        <w:rPr>
          <w:sz w:val="24"/>
        </w:rPr>
      </w:pPr>
      <w:r w:rsidRPr="00815007">
        <w:rPr>
          <w:sz w:val="24"/>
        </w:rPr>
        <w:t>{</w:t>
      </w:r>
    </w:p>
    <w:p w:rsidR="00815007" w:rsidRPr="00815007" w:rsidRDefault="00815007" w:rsidP="00815007">
      <w:pPr>
        <w:spacing w:line="360" w:lineRule="auto"/>
        <w:rPr>
          <w:sz w:val="24"/>
        </w:rPr>
      </w:pPr>
      <w:r w:rsidRPr="00815007">
        <w:rPr>
          <w:sz w:val="24"/>
        </w:rPr>
        <w:tab/>
        <w:t>int i = T.i;</w:t>
      </w:r>
    </w:p>
    <w:p w:rsidR="00815007" w:rsidRPr="00815007" w:rsidRDefault="00815007" w:rsidP="00815007">
      <w:pPr>
        <w:spacing w:line="360" w:lineRule="auto"/>
        <w:rPr>
          <w:sz w:val="24"/>
        </w:rPr>
      </w:pPr>
      <w:r w:rsidRPr="00815007">
        <w:rPr>
          <w:sz w:val="24"/>
        </w:rPr>
        <w:tab/>
        <w:t>road[i].s = T.s;</w:t>
      </w:r>
    </w:p>
    <w:p w:rsidR="00815007" w:rsidRPr="00815007" w:rsidRDefault="00815007" w:rsidP="00815007">
      <w:pPr>
        <w:spacing w:line="360" w:lineRule="auto"/>
        <w:rPr>
          <w:sz w:val="24"/>
        </w:rPr>
      </w:pPr>
      <w:r w:rsidRPr="00815007">
        <w:rPr>
          <w:sz w:val="24"/>
        </w:rPr>
        <w:tab/>
        <w:t>road[i].e = T.e;</w:t>
      </w:r>
    </w:p>
    <w:p w:rsidR="00815007" w:rsidRPr="00815007" w:rsidRDefault="00815007" w:rsidP="00815007">
      <w:pPr>
        <w:spacing w:line="360" w:lineRule="auto"/>
        <w:rPr>
          <w:sz w:val="24"/>
        </w:rPr>
      </w:pPr>
      <w:r w:rsidRPr="00815007">
        <w:rPr>
          <w:sz w:val="24"/>
        </w:rPr>
        <w:tab/>
        <w:t>road[i].l = T.l;</w:t>
      </w:r>
    </w:p>
    <w:p w:rsidR="00815007" w:rsidRPr="00815007" w:rsidRDefault="00815007" w:rsidP="00815007">
      <w:pPr>
        <w:spacing w:line="360" w:lineRule="auto"/>
        <w:rPr>
          <w:sz w:val="24"/>
        </w:rPr>
      </w:pPr>
      <w:r w:rsidRPr="00815007">
        <w:rPr>
          <w:sz w:val="24"/>
        </w:rPr>
        <w:tab/>
        <w:t>road[i].next = Head[T.s];</w:t>
      </w:r>
    </w:p>
    <w:p w:rsidR="00815007" w:rsidRPr="00815007" w:rsidRDefault="00815007" w:rsidP="00815007">
      <w:pPr>
        <w:spacing w:line="360" w:lineRule="auto"/>
        <w:rPr>
          <w:sz w:val="24"/>
        </w:rPr>
      </w:pPr>
      <w:r w:rsidRPr="00815007">
        <w:rPr>
          <w:sz w:val="24"/>
        </w:rPr>
        <w:tab/>
        <w:t>Head[T.s] = i;</w:t>
      </w:r>
    </w:p>
    <w:p w:rsidR="00815007" w:rsidRPr="00815007" w:rsidRDefault="00815007" w:rsidP="00815007">
      <w:pPr>
        <w:spacing w:line="360" w:lineRule="auto"/>
        <w:rPr>
          <w:sz w:val="24"/>
        </w:rPr>
      </w:pPr>
      <w:r w:rsidRPr="00815007">
        <w:rPr>
          <w:sz w:val="24"/>
        </w:rPr>
        <w:t>}</w:t>
      </w:r>
    </w:p>
    <w:p w:rsidR="00815007" w:rsidRPr="00815007" w:rsidRDefault="0089113D" w:rsidP="00815007">
      <w:pPr>
        <w:spacing w:line="360" w:lineRule="auto"/>
        <w:rPr>
          <w:sz w:val="24"/>
        </w:rPr>
      </w:pPr>
      <w:r>
        <w:rPr>
          <w:rFonts w:hint="eastAsia"/>
          <w:sz w:val="24"/>
        </w:rPr>
        <w:t>//</w:t>
      </w:r>
      <w:r>
        <w:rPr>
          <w:rFonts w:hint="eastAsia"/>
          <w:sz w:val="24"/>
        </w:rPr>
        <w:t>用</w:t>
      </w:r>
      <w:r>
        <w:rPr>
          <w:rFonts w:hint="eastAsia"/>
          <w:sz w:val="24"/>
        </w:rPr>
        <w:t>BFS</w:t>
      </w:r>
      <w:r>
        <w:rPr>
          <w:rFonts w:hint="eastAsia"/>
          <w:sz w:val="24"/>
        </w:rPr>
        <w:t>建立一个随机图，保证起点到终点一定有路径可达</w:t>
      </w:r>
    </w:p>
    <w:p w:rsidR="00815007" w:rsidRPr="00815007" w:rsidRDefault="00815007" w:rsidP="00815007">
      <w:pPr>
        <w:spacing w:line="360" w:lineRule="auto"/>
        <w:rPr>
          <w:sz w:val="24"/>
        </w:rPr>
      </w:pPr>
      <w:r w:rsidRPr="00815007">
        <w:rPr>
          <w:sz w:val="24"/>
        </w:rPr>
        <w:t>int graph_build(struct info PicInfo,vector&lt;TopoLine&gt; &amp;vecTopo)</w:t>
      </w:r>
    </w:p>
    <w:p w:rsidR="00815007" w:rsidRPr="00815007" w:rsidRDefault="00815007" w:rsidP="00815007">
      <w:pPr>
        <w:spacing w:line="360" w:lineRule="auto"/>
        <w:rPr>
          <w:sz w:val="24"/>
        </w:rPr>
      </w:pPr>
      <w:r w:rsidRPr="00815007">
        <w:rPr>
          <w:sz w:val="24"/>
        </w:rPr>
        <w:t>{</w:t>
      </w:r>
    </w:p>
    <w:p w:rsidR="00815007" w:rsidRPr="00815007" w:rsidRDefault="00815007" w:rsidP="00815007">
      <w:pPr>
        <w:spacing w:line="360" w:lineRule="auto"/>
        <w:rPr>
          <w:sz w:val="24"/>
        </w:rPr>
      </w:pPr>
      <w:r w:rsidRPr="00815007">
        <w:rPr>
          <w:sz w:val="24"/>
        </w:rPr>
        <w:tab/>
        <w:t>int i=0, OutDegree,Nodenum = PicInfo.AllNodeNum;</w:t>
      </w:r>
    </w:p>
    <w:p w:rsidR="00815007" w:rsidRPr="00815007" w:rsidRDefault="00815007" w:rsidP="00815007">
      <w:pPr>
        <w:spacing w:line="360" w:lineRule="auto"/>
        <w:rPr>
          <w:sz w:val="24"/>
        </w:rPr>
      </w:pPr>
      <w:r w:rsidRPr="00815007">
        <w:rPr>
          <w:sz w:val="24"/>
        </w:rPr>
        <w:tab/>
        <w:t>queue&lt;struct TopoLine&gt; tq;</w:t>
      </w:r>
    </w:p>
    <w:p w:rsidR="00815007" w:rsidRPr="00815007" w:rsidRDefault="00815007" w:rsidP="00815007">
      <w:pPr>
        <w:spacing w:line="360" w:lineRule="auto"/>
        <w:rPr>
          <w:sz w:val="24"/>
        </w:rPr>
      </w:pPr>
      <w:r w:rsidRPr="00815007">
        <w:rPr>
          <w:sz w:val="24"/>
        </w:rPr>
        <w:tab/>
        <w:t>struct TopoLine T,TT;</w:t>
      </w:r>
    </w:p>
    <w:p w:rsidR="00815007" w:rsidRPr="00815007" w:rsidRDefault="00815007" w:rsidP="00815007">
      <w:pPr>
        <w:spacing w:line="360" w:lineRule="auto"/>
        <w:rPr>
          <w:sz w:val="24"/>
        </w:rPr>
      </w:pPr>
      <w:r w:rsidRPr="00815007">
        <w:rPr>
          <w:sz w:val="24"/>
        </w:rPr>
        <w:tab/>
        <w:t>T.s = 0 ;</w:t>
      </w:r>
    </w:p>
    <w:p w:rsidR="00815007" w:rsidRPr="00815007" w:rsidRDefault="00815007" w:rsidP="00815007">
      <w:pPr>
        <w:spacing w:line="360" w:lineRule="auto"/>
        <w:rPr>
          <w:sz w:val="24"/>
        </w:rPr>
      </w:pPr>
      <w:r w:rsidRPr="00815007">
        <w:rPr>
          <w:sz w:val="24"/>
        </w:rPr>
        <w:tab/>
        <w:t>tq.push(T);</w:t>
      </w:r>
    </w:p>
    <w:p w:rsidR="00815007" w:rsidRPr="00815007" w:rsidRDefault="00815007" w:rsidP="00815007">
      <w:pPr>
        <w:spacing w:line="360" w:lineRule="auto"/>
        <w:rPr>
          <w:sz w:val="24"/>
        </w:rPr>
      </w:pPr>
      <w:r w:rsidRPr="00815007">
        <w:rPr>
          <w:sz w:val="24"/>
        </w:rPr>
        <w:tab/>
        <w:t>while(Nodenum--)</w:t>
      </w:r>
    </w:p>
    <w:p w:rsidR="00815007" w:rsidRPr="00815007" w:rsidRDefault="00815007" w:rsidP="00815007">
      <w:pPr>
        <w:spacing w:line="360" w:lineRule="auto"/>
        <w:rPr>
          <w:sz w:val="24"/>
        </w:rPr>
      </w:pPr>
      <w:r w:rsidRPr="00815007">
        <w:rPr>
          <w:sz w:val="24"/>
        </w:rPr>
        <w:tab/>
        <w:t>{</w:t>
      </w:r>
      <w:r w:rsidRPr="00815007">
        <w:rPr>
          <w:sz w:val="24"/>
        </w:rPr>
        <w:tab/>
      </w:r>
    </w:p>
    <w:p w:rsidR="00815007" w:rsidRPr="00815007" w:rsidRDefault="00815007" w:rsidP="00815007">
      <w:pPr>
        <w:spacing w:line="360" w:lineRule="auto"/>
        <w:rPr>
          <w:sz w:val="24"/>
        </w:rPr>
      </w:pPr>
      <w:r w:rsidRPr="00815007">
        <w:rPr>
          <w:sz w:val="24"/>
        </w:rPr>
        <w:tab/>
      </w:r>
      <w:r w:rsidRPr="00815007">
        <w:rPr>
          <w:sz w:val="24"/>
        </w:rPr>
        <w:tab/>
        <w:t>if(tq.empty())</w:t>
      </w:r>
    </w:p>
    <w:p w:rsidR="00815007" w:rsidRPr="00815007" w:rsidRDefault="00815007" w:rsidP="00815007">
      <w:pPr>
        <w:spacing w:line="360" w:lineRule="auto"/>
        <w:rPr>
          <w:sz w:val="24"/>
        </w:rPr>
      </w:pP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do</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r>
      <w:r w:rsidRPr="00815007">
        <w:rPr>
          <w:sz w:val="24"/>
        </w:rPr>
        <w:tab/>
        <w:t>T.s = rand()%PicInfo.AllNodeNum;</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while(Head[T.s] != -1);</w:t>
      </w:r>
    </w:p>
    <w:p w:rsidR="00815007" w:rsidRPr="00815007" w:rsidRDefault="00815007" w:rsidP="00815007">
      <w:pPr>
        <w:spacing w:line="360" w:lineRule="auto"/>
        <w:rPr>
          <w:sz w:val="24"/>
        </w:rPr>
      </w:pP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t>else</w:t>
      </w:r>
    </w:p>
    <w:p w:rsidR="00815007" w:rsidRPr="00815007" w:rsidRDefault="00815007" w:rsidP="00815007">
      <w:pPr>
        <w:spacing w:line="360" w:lineRule="auto"/>
        <w:rPr>
          <w:sz w:val="24"/>
        </w:rPr>
      </w:pPr>
      <w:r w:rsidRPr="00815007">
        <w:rPr>
          <w:sz w:val="24"/>
        </w:rPr>
        <w:lastRenderedPageBreak/>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T = tq.front();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tq.pop();</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if(Head[T.s] != -1)</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r>
      <w:r w:rsidRPr="00815007">
        <w:rPr>
          <w:sz w:val="24"/>
        </w:rPr>
        <w:tab/>
        <w:t>Nodenum++;</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r>
      <w:r w:rsidRPr="00815007">
        <w:rPr>
          <w:sz w:val="24"/>
        </w:rPr>
        <w:tab/>
        <w:t>continue;</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t xml:space="preserve">OutDegree = rand() % (PicInfo.MaxOutDegree - PicInfo.MinOutDegree + 1) + PicInfo.MinOutDegree; </w:t>
      </w:r>
    </w:p>
    <w:p w:rsidR="00815007" w:rsidRPr="00815007" w:rsidRDefault="00815007" w:rsidP="00815007">
      <w:pPr>
        <w:spacing w:line="360" w:lineRule="auto"/>
        <w:rPr>
          <w:sz w:val="24"/>
        </w:rPr>
      </w:pPr>
      <w:r w:rsidRPr="00815007">
        <w:rPr>
          <w:sz w:val="24"/>
        </w:rPr>
        <w:tab/>
      </w:r>
      <w:r w:rsidRPr="00815007">
        <w:rPr>
          <w:sz w:val="24"/>
        </w:rPr>
        <w:tab/>
        <w:t>while(OutDegree--)</w:t>
      </w:r>
    </w:p>
    <w:p w:rsidR="00815007" w:rsidRPr="00815007" w:rsidRDefault="00815007" w:rsidP="00815007">
      <w:pPr>
        <w:spacing w:line="360" w:lineRule="auto"/>
        <w:rPr>
          <w:sz w:val="24"/>
        </w:rPr>
      </w:pP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do</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r>
      <w:r w:rsidRPr="00815007">
        <w:rPr>
          <w:sz w:val="24"/>
        </w:rPr>
        <w:tab/>
        <w:t>T.e = rand() % PicInfo.AllNodeNum;</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while(T.s == T.e);</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T.l = rand() % ELMax + 1;</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T.i = i++;</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setroad(T);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vecTopo.push_back(T);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if(Head[T.e] == -1)</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r>
      <w:r w:rsidRPr="00815007">
        <w:rPr>
          <w:sz w:val="24"/>
        </w:rPr>
        <w:tab/>
        <w:t>TT = 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r>
      <w:r w:rsidRPr="00815007">
        <w:rPr>
          <w:sz w:val="24"/>
        </w:rPr>
        <w:tab/>
        <w:t>TT.s = T.e;</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r>
      <w:r w:rsidRPr="00815007">
        <w:rPr>
          <w:sz w:val="24"/>
        </w:rPr>
        <w:tab/>
        <w:t>tq.push(TT);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t>}</w:t>
      </w:r>
    </w:p>
    <w:p w:rsidR="00815007" w:rsidRPr="00815007" w:rsidRDefault="00815007" w:rsidP="00815007">
      <w:pPr>
        <w:spacing w:line="360" w:lineRule="auto"/>
        <w:rPr>
          <w:sz w:val="24"/>
        </w:rPr>
      </w:pPr>
      <w:r w:rsidRPr="00815007">
        <w:rPr>
          <w:sz w:val="24"/>
        </w:rPr>
        <w:tab/>
        <w:t>return 0;</w:t>
      </w:r>
    </w:p>
    <w:p w:rsidR="00815007" w:rsidRPr="00815007" w:rsidRDefault="00815007" w:rsidP="00815007">
      <w:pPr>
        <w:spacing w:line="360" w:lineRule="auto"/>
        <w:rPr>
          <w:sz w:val="24"/>
        </w:rPr>
      </w:pPr>
      <w:r w:rsidRPr="00815007">
        <w:rPr>
          <w:sz w:val="24"/>
        </w:rPr>
        <w:t>}</w:t>
      </w:r>
    </w:p>
    <w:p w:rsidR="0089113D" w:rsidRDefault="0089113D" w:rsidP="00815007">
      <w:pPr>
        <w:spacing w:line="360" w:lineRule="auto"/>
        <w:rPr>
          <w:sz w:val="24"/>
        </w:rPr>
      </w:pPr>
      <w:r>
        <w:rPr>
          <w:rFonts w:hint="eastAsia"/>
          <w:sz w:val="24"/>
        </w:rPr>
        <w:t>//</w:t>
      </w:r>
      <w:r>
        <w:rPr>
          <w:rFonts w:hint="eastAsia"/>
          <w:sz w:val="24"/>
        </w:rPr>
        <w:t>存储图</w:t>
      </w:r>
    </w:p>
    <w:p w:rsidR="00815007" w:rsidRPr="00815007" w:rsidRDefault="00815007" w:rsidP="00815007">
      <w:pPr>
        <w:spacing w:line="360" w:lineRule="auto"/>
        <w:rPr>
          <w:sz w:val="24"/>
        </w:rPr>
      </w:pPr>
      <w:r w:rsidRPr="00815007">
        <w:rPr>
          <w:sz w:val="24"/>
        </w:rPr>
        <w:lastRenderedPageBreak/>
        <w:t>void getmap(info PicInfo)</w:t>
      </w:r>
    </w:p>
    <w:p w:rsidR="00815007" w:rsidRPr="00815007" w:rsidRDefault="00815007" w:rsidP="00815007">
      <w:pPr>
        <w:spacing w:line="360" w:lineRule="auto"/>
        <w:rPr>
          <w:sz w:val="24"/>
        </w:rPr>
      </w:pPr>
      <w:r w:rsidRPr="00815007">
        <w:rPr>
          <w:sz w:val="24"/>
        </w:rPr>
        <w:t>{</w:t>
      </w:r>
    </w:p>
    <w:p w:rsidR="00815007" w:rsidRPr="00815007" w:rsidRDefault="00815007" w:rsidP="00815007">
      <w:pPr>
        <w:spacing w:line="360" w:lineRule="auto"/>
        <w:rPr>
          <w:sz w:val="24"/>
        </w:rPr>
      </w:pPr>
      <w:r w:rsidRPr="00815007">
        <w:rPr>
          <w:sz w:val="24"/>
        </w:rPr>
        <w:tab/>
        <w:t>int i,j,s,e,diss;</w:t>
      </w:r>
    </w:p>
    <w:p w:rsidR="00815007" w:rsidRPr="00815007" w:rsidRDefault="00815007" w:rsidP="00815007">
      <w:pPr>
        <w:spacing w:line="360" w:lineRule="auto"/>
        <w:rPr>
          <w:sz w:val="24"/>
        </w:rPr>
      </w:pPr>
      <w:r w:rsidRPr="00815007">
        <w:rPr>
          <w:sz w:val="24"/>
        </w:rPr>
        <w:tab/>
        <w:t>vector&lt;int&gt; passroad;</w:t>
      </w:r>
    </w:p>
    <w:p w:rsidR="00815007" w:rsidRPr="00815007" w:rsidRDefault="00815007" w:rsidP="00815007">
      <w:pPr>
        <w:spacing w:line="360" w:lineRule="auto"/>
        <w:rPr>
          <w:sz w:val="24"/>
        </w:rPr>
      </w:pPr>
      <w:r w:rsidRPr="00815007">
        <w:rPr>
          <w:sz w:val="24"/>
        </w:rPr>
        <w:tab/>
        <w:t>for(i = 0;i&lt;PicInfo.AllNodeNum ;i++)</w:t>
      </w:r>
    </w:p>
    <w:p w:rsidR="00815007" w:rsidRPr="00815007" w:rsidRDefault="00815007" w:rsidP="00815007">
      <w:pPr>
        <w:spacing w:line="360" w:lineRule="auto"/>
        <w:rPr>
          <w:sz w:val="24"/>
        </w:rPr>
      </w:pP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t>for(j = 0;j &lt; PicInfo.AllNodeNum ; j++)</w:t>
      </w:r>
    </w:p>
    <w:p w:rsidR="00815007" w:rsidRPr="00815007" w:rsidRDefault="00815007" w:rsidP="00815007">
      <w:pPr>
        <w:spacing w:line="360" w:lineRule="auto"/>
        <w:rPr>
          <w:sz w:val="24"/>
        </w:rPr>
      </w:pP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MapRoad[i][j].dlen=INF;</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MapRoad[i][j].PassRoad.clear();</w:t>
      </w:r>
    </w:p>
    <w:p w:rsidR="00815007" w:rsidRPr="00815007" w:rsidRDefault="00815007" w:rsidP="00815007">
      <w:pPr>
        <w:spacing w:line="360" w:lineRule="auto"/>
        <w:rPr>
          <w:sz w:val="24"/>
        </w:rPr>
      </w:pP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t>}</w:t>
      </w:r>
    </w:p>
    <w:p w:rsidR="00815007" w:rsidRPr="00815007" w:rsidRDefault="00815007" w:rsidP="00815007">
      <w:pPr>
        <w:spacing w:line="360" w:lineRule="auto"/>
        <w:rPr>
          <w:sz w:val="24"/>
        </w:rPr>
      </w:pPr>
      <w:r w:rsidRPr="00815007">
        <w:rPr>
          <w:sz w:val="24"/>
        </w:rPr>
        <w:tab/>
        <w:t>for(i = 0;i&lt; PicInfo.AllNodeNum ; i++)</w:t>
      </w:r>
    </w:p>
    <w:p w:rsidR="00815007" w:rsidRPr="00815007" w:rsidRDefault="00815007" w:rsidP="00815007">
      <w:pPr>
        <w:spacing w:line="360" w:lineRule="auto"/>
        <w:rPr>
          <w:sz w:val="24"/>
        </w:rPr>
      </w:pP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t>for(j = Head[i]; j != -1; j = road[j].next)</w:t>
      </w:r>
    </w:p>
    <w:p w:rsidR="00815007" w:rsidRPr="00815007" w:rsidRDefault="00815007" w:rsidP="00815007">
      <w:pPr>
        <w:spacing w:line="360" w:lineRule="auto"/>
        <w:rPr>
          <w:sz w:val="24"/>
        </w:rPr>
      </w:pP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e = road[j].e;</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s = road[j].s;</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diss = MapRoad[s][e].dlen;</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if(deflag[j]==0 &amp;&amp; road[j].l &lt; diss)</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r>
      <w:r w:rsidRPr="00815007">
        <w:rPr>
          <w:sz w:val="24"/>
        </w:rPr>
        <w:tab/>
        <w:t>MapRoad[s][e].dlen = road[j].l;</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r>
      <w:r w:rsidRPr="00815007">
        <w:rPr>
          <w:sz w:val="24"/>
        </w:rPr>
        <w:tab/>
        <w:t>MapRoad[s][e].PassRoad.clear();</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r>
      <w:r w:rsidRPr="00815007">
        <w:rPr>
          <w:sz w:val="24"/>
        </w:rPr>
        <w:tab/>
        <w:t>MapRoad[s][e].PassRoad.push_back(j);</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t>}</w:t>
      </w:r>
    </w:p>
    <w:p w:rsidR="00815007" w:rsidRPr="00815007" w:rsidRDefault="00815007" w:rsidP="00815007">
      <w:pPr>
        <w:spacing w:line="360" w:lineRule="auto"/>
        <w:rPr>
          <w:sz w:val="24"/>
        </w:rPr>
      </w:pPr>
      <w:r w:rsidRPr="00815007">
        <w:rPr>
          <w:sz w:val="24"/>
        </w:rPr>
        <w:t>}</w:t>
      </w:r>
    </w:p>
    <w:p w:rsidR="00815007" w:rsidRPr="00815007" w:rsidRDefault="0089113D" w:rsidP="00815007">
      <w:pPr>
        <w:spacing w:line="360" w:lineRule="auto"/>
        <w:rPr>
          <w:sz w:val="24"/>
        </w:rPr>
      </w:pPr>
      <w:r>
        <w:rPr>
          <w:rFonts w:hint="eastAsia"/>
          <w:sz w:val="24"/>
        </w:rPr>
        <w:t>//folyd</w:t>
      </w:r>
      <w:r>
        <w:rPr>
          <w:rFonts w:hint="eastAsia"/>
          <w:sz w:val="24"/>
        </w:rPr>
        <w:t>插点</w:t>
      </w:r>
    </w:p>
    <w:p w:rsidR="00815007" w:rsidRPr="00815007" w:rsidRDefault="00815007" w:rsidP="00815007">
      <w:pPr>
        <w:spacing w:line="360" w:lineRule="auto"/>
        <w:rPr>
          <w:sz w:val="24"/>
        </w:rPr>
      </w:pPr>
      <w:r w:rsidRPr="00815007">
        <w:rPr>
          <w:sz w:val="24"/>
        </w:rPr>
        <w:t>void folyd(info PicInfo)</w:t>
      </w:r>
    </w:p>
    <w:p w:rsidR="00815007" w:rsidRPr="00815007" w:rsidRDefault="00815007" w:rsidP="00815007">
      <w:pPr>
        <w:spacing w:line="360" w:lineRule="auto"/>
        <w:rPr>
          <w:sz w:val="24"/>
        </w:rPr>
      </w:pPr>
      <w:r w:rsidRPr="00815007">
        <w:rPr>
          <w:sz w:val="24"/>
        </w:rPr>
        <w:t xml:space="preserve">{  </w:t>
      </w:r>
    </w:p>
    <w:p w:rsidR="00815007" w:rsidRPr="00815007" w:rsidRDefault="00815007" w:rsidP="00815007">
      <w:pPr>
        <w:spacing w:line="360" w:lineRule="auto"/>
        <w:rPr>
          <w:sz w:val="24"/>
        </w:rPr>
      </w:pPr>
      <w:r w:rsidRPr="00815007">
        <w:rPr>
          <w:sz w:val="24"/>
        </w:rPr>
        <w:t xml:space="preserve">    int cnt = PicInfo.AllNodeNum;</w:t>
      </w:r>
    </w:p>
    <w:p w:rsidR="00815007" w:rsidRPr="00815007" w:rsidRDefault="00815007" w:rsidP="00815007">
      <w:pPr>
        <w:spacing w:line="360" w:lineRule="auto"/>
        <w:rPr>
          <w:sz w:val="24"/>
        </w:rPr>
      </w:pPr>
      <w:r w:rsidRPr="00815007">
        <w:rPr>
          <w:sz w:val="24"/>
        </w:rPr>
        <w:tab/>
        <w:t>vector&lt;int&gt; passb,passc;</w:t>
      </w:r>
    </w:p>
    <w:p w:rsidR="00815007" w:rsidRPr="00815007" w:rsidRDefault="00815007" w:rsidP="00815007">
      <w:pPr>
        <w:spacing w:line="360" w:lineRule="auto"/>
        <w:rPr>
          <w:sz w:val="24"/>
        </w:rPr>
      </w:pPr>
      <w:r w:rsidRPr="00815007">
        <w:rPr>
          <w:sz w:val="24"/>
        </w:rPr>
        <w:lastRenderedPageBreak/>
        <w:tab/>
        <w:t>int a,b,c,sameflag;</w:t>
      </w:r>
    </w:p>
    <w:p w:rsidR="00815007" w:rsidRPr="00815007" w:rsidRDefault="00815007" w:rsidP="00815007">
      <w:pPr>
        <w:spacing w:line="360" w:lineRule="auto"/>
        <w:rPr>
          <w:sz w:val="24"/>
        </w:rPr>
      </w:pPr>
      <w:r w:rsidRPr="00815007">
        <w:rPr>
          <w:sz w:val="24"/>
        </w:rPr>
        <w:tab/>
        <w:t xml:space="preserve">for(int k=0; k &lt; cnt ;k++)  </w:t>
      </w:r>
    </w:p>
    <w:p w:rsidR="00815007" w:rsidRPr="00815007" w:rsidRDefault="00815007" w:rsidP="00815007">
      <w:pPr>
        <w:spacing w:line="360" w:lineRule="auto"/>
        <w:rPr>
          <w:sz w:val="24"/>
        </w:rPr>
      </w:pPr>
      <w:r w:rsidRPr="00815007">
        <w:rPr>
          <w:sz w:val="24"/>
        </w:rPr>
        <w:t xml:space="preserve">    for(int i=0; i &lt; cnt ;i++)  </w:t>
      </w:r>
    </w:p>
    <w:p w:rsidR="00815007" w:rsidRPr="00815007" w:rsidRDefault="00815007" w:rsidP="00815007">
      <w:pPr>
        <w:spacing w:line="360" w:lineRule="auto"/>
        <w:rPr>
          <w:sz w:val="24"/>
        </w:rPr>
      </w:pPr>
      <w:r w:rsidRPr="00815007">
        <w:rPr>
          <w:sz w:val="24"/>
        </w:rPr>
        <w:t xml:space="preserve">    for(int j=0; j &lt; cnt ;j++)</w:t>
      </w:r>
    </w:p>
    <w:p w:rsidR="00815007" w:rsidRPr="00815007" w:rsidRDefault="00815007" w:rsidP="00815007">
      <w:pPr>
        <w:spacing w:line="360" w:lineRule="auto"/>
        <w:rPr>
          <w:sz w:val="24"/>
        </w:rPr>
      </w:pPr>
      <w:r w:rsidRPr="00815007">
        <w:rPr>
          <w:sz w:val="24"/>
        </w:rPr>
        <w:tab/>
        <w:t>{</w:t>
      </w:r>
    </w:p>
    <w:p w:rsidR="00815007" w:rsidRPr="00815007" w:rsidRDefault="00815007" w:rsidP="00815007">
      <w:pPr>
        <w:spacing w:line="360" w:lineRule="auto"/>
        <w:rPr>
          <w:sz w:val="24"/>
        </w:rPr>
      </w:pPr>
      <w:r w:rsidRPr="00815007">
        <w:rPr>
          <w:sz w:val="24"/>
        </w:rPr>
        <w:t xml:space="preserve">        if(tmp[i][j].dlen &gt; AnsRoad[i][k].dlen + MapRoad[k][j].dlen)  </w:t>
      </w:r>
    </w:p>
    <w:p w:rsidR="00815007" w:rsidRPr="00815007" w:rsidRDefault="00815007" w:rsidP="00815007">
      <w:pPr>
        <w:spacing w:line="360" w:lineRule="auto"/>
        <w:rPr>
          <w:sz w:val="24"/>
        </w:rPr>
      </w:pPr>
      <w:r w:rsidRPr="00815007">
        <w:rPr>
          <w:sz w:val="24"/>
        </w:rPr>
        <w:t xml:space="preserve">        {</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passb = AnsRoad[i][k].PassRoad;</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passc = MapRoad[k][j].PassRoad;</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sameflag = 0;</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for( b = 0; b &lt; passb.size() &amp;&amp; !sameflag; b++)</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r>
      <w:r w:rsidRPr="00815007">
        <w:rPr>
          <w:sz w:val="24"/>
        </w:rPr>
        <w:tab/>
        <w:t>for( c = 0; c &lt; passc.size() &amp;&amp; !sameflag; c++)</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r>
      <w:r w:rsidRPr="00815007">
        <w:rPr>
          <w:sz w:val="24"/>
        </w:rPr>
        <w:tab/>
      </w:r>
      <w:r w:rsidRPr="00815007">
        <w:rPr>
          <w:sz w:val="24"/>
        </w:rPr>
        <w:tab/>
        <w:t>if(road[passb[b]].s == road[passc[c]].e)</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r>
      <w:r w:rsidRPr="00815007">
        <w:rPr>
          <w:sz w:val="24"/>
        </w:rPr>
        <w:tab/>
      </w:r>
      <w:r w:rsidRPr="00815007">
        <w:rPr>
          <w:sz w:val="24"/>
        </w:rPr>
        <w:tab/>
      </w:r>
      <w:r w:rsidRPr="00815007">
        <w:rPr>
          <w:sz w:val="24"/>
        </w:rPr>
        <w:tab/>
        <w:t>sameflag = 1;</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if(sameflag == 1)</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r>
      <w:r w:rsidRPr="00815007">
        <w:rPr>
          <w:sz w:val="24"/>
        </w:rPr>
        <w:tab/>
        <w:t>continue;</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passb.insert(passb.end(),passc.begin(),passc.end());</w:t>
      </w:r>
      <w:r w:rsidRPr="00815007">
        <w:rPr>
          <w:sz w:val="24"/>
        </w:rPr>
        <w:tab/>
      </w:r>
      <w:r w:rsidRPr="00815007">
        <w:rPr>
          <w:sz w:val="24"/>
        </w:rPr>
        <w:tab/>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tmp[i][j].dlen = AnsRoad[i][k].dlen + MapRoad[k][j].dlen;</w:t>
      </w:r>
      <w:r w:rsidRPr="00815007">
        <w:rPr>
          <w:sz w:val="24"/>
        </w:rPr>
        <w:tab/>
      </w:r>
      <w:r w:rsidRPr="00815007">
        <w:rPr>
          <w:sz w:val="24"/>
        </w:rPr>
        <w:tab/>
      </w:r>
      <w:r w:rsidRPr="00815007">
        <w:rPr>
          <w:sz w:val="24"/>
        </w:rPr>
        <w:tab/>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tmp[i][j].PassRoad = passb;</w:t>
      </w:r>
    </w:p>
    <w:p w:rsidR="00815007" w:rsidRPr="00815007" w:rsidRDefault="00815007" w:rsidP="00815007">
      <w:pPr>
        <w:spacing w:line="360" w:lineRule="auto"/>
        <w:rPr>
          <w:sz w:val="24"/>
        </w:rPr>
      </w:pP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t>}</w:t>
      </w:r>
    </w:p>
    <w:p w:rsidR="00815007" w:rsidRPr="00815007" w:rsidRDefault="00815007" w:rsidP="00815007">
      <w:pPr>
        <w:spacing w:line="360" w:lineRule="auto"/>
        <w:rPr>
          <w:sz w:val="24"/>
        </w:rPr>
      </w:pPr>
      <w:r w:rsidRPr="00815007">
        <w:rPr>
          <w:sz w:val="24"/>
        </w:rPr>
        <w:t xml:space="preserve">}  </w:t>
      </w:r>
    </w:p>
    <w:p w:rsidR="00815007" w:rsidRPr="00815007" w:rsidRDefault="0089113D" w:rsidP="00815007">
      <w:pPr>
        <w:spacing w:line="360" w:lineRule="auto"/>
        <w:rPr>
          <w:sz w:val="24"/>
        </w:rPr>
      </w:pPr>
      <w:r>
        <w:rPr>
          <w:rFonts w:hint="eastAsia"/>
          <w:sz w:val="24"/>
        </w:rPr>
        <w:t>//</w:t>
      </w:r>
      <w:r>
        <w:rPr>
          <w:rFonts w:hint="eastAsia"/>
          <w:sz w:val="24"/>
        </w:rPr>
        <w:t>复制一个子图</w:t>
      </w:r>
    </w:p>
    <w:p w:rsidR="00815007" w:rsidRPr="00815007" w:rsidRDefault="00815007" w:rsidP="00815007">
      <w:pPr>
        <w:spacing w:line="360" w:lineRule="auto"/>
        <w:rPr>
          <w:sz w:val="24"/>
        </w:rPr>
      </w:pPr>
      <w:r w:rsidRPr="00815007">
        <w:rPr>
          <w:sz w:val="24"/>
        </w:rPr>
        <w:t>void map_copy(info PicInfo)</w:t>
      </w:r>
    </w:p>
    <w:p w:rsidR="00815007" w:rsidRPr="00815007" w:rsidRDefault="00815007" w:rsidP="00815007">
      <w:pPr>
        <w:spacing w:line="360" w:lineRule="auto"/>
        <w:rPr>
          <w:sz w:val="24"/>
        </w:rPr>
      </w:pPr>
      <w:r w:rsidRPr="00815007">
        <w:rPr>
          <w:sz w:val="24"/>
        </w:rPr>
        <w:t xml:space="preserve">{  </w:t>
      </w:r>
    </w:p>
    <w:p w:rsidR="00815007" w:rsidRPr="00815007" w:rsidRDefault="00815007" w:rsidP="00815007">
      <w:pPr>
        <w:spacing w:line="360" w:lineRule="auto"/>
        <w:rPr>
          <w:sz w:val="24"/>
        </w:rPr>
      </w:pPr>
      <w:r w:rsidRPr="00815007">
        <w:rPr>
          <w:sz w:val="24"/>
        </w:rPr>
        <w:tab/>
        <w:t>int cnt = PicInfo.AllNodeNum;</w:t>
      </w:r>
    </w:p>
    <w:p w:rsidR="00815007" w:rsidRPr="00815007" w:rsidRDefault="00815007" w:rsidP="00815007">
      <w:pPr>
        <w:spacing w:line="360" w:lineRule="auto"/>
        <w:rPr>
          <w:sz w:val="24"/>
        </w:rPr>
      </w:pPr>
      <w:r w:rsidRPr="00815007">
        <w:rPr>
          <w:sz w:val="24"/>
        </w:rPr>
        <w:t xml:space="preserve">    for(int i = 0;i &lt; cnt; i++)  </w:t>
      </w:r>
    </w:p>
    <w:p w:rsidR="00815007" w:rsidRPr="00815007" w:rsidRDefault="00815007" w:rsidP="00815007">
      <w:pPr>
        <w:spacing w:line="360" w:lineRule="auto"/>
        <w:rPr>
          <w:sz w:val="24"/>
        </w:rPr>
      </w:pPr>
      <w:r w:rsidRPr="00815007">
        <w:rPr>
          <w:sz w:val="24"/>
        </w:rPr>
        <w:lastRenderedPageBreak/>
        <w:t xml:space="preserve">    for(int j = 0;j &lt; cnt; j++)</w:t>
      </w:r>
    </w:p>
    <w:p w:rsidR="00815007" w:rsidRPr="00815007" w:rsidRDefault="00815007" w:rsidP="00815007">
      <w:pPr>
        <w:spacing w:line="360" w:lineRule="auto"/>
        <w:rPr>
          <w:sz w:val="24"/>
        </w:rPr>
      </w:pPr>
      <w:r w:rsidRPr="00815007">
        <w:rPr>
          <w:sz w:val="24"/>
        </w:rPr>
        <w:tab/>
        <w:t xml:space="preserve">{  </w:t>
      </w:r>
    </w:p>
    <w:p w:rsidR="00815007" w:rsidRPr="00815007" w:rsidRDefault="00815007" w:rsidP="00815007">
      <w:pPr>
        <w:spacing w:line="360" w:lineRule="auto"/>
        <w:rPr>
          <w:sz w:val="24"/>
        </w:rPr>
      </w:pPr>
      <w:r w:rsidRPr="00815007">
        <w:rPr>
          <w:sz w:val="24"/>
        </w:rPr>
        <w:tab/>
      </w:r>
      <w:r w:rsidRPr="00815007">
        <w:rPr>
          <w:sz w:val="24"/>
        </w:rPr>
        <w:tab/>
        <w:t>AnsRoad[i][j].dlen = tmp[i][j].dlen;</w:t>
      </w:r>
    </w:p>
    <w:p w:rsidR="00815007" w:rsidRPr="00815007" w:rsidRDefault="00815007" w:rsidP="00815007">
      <w:pPr>
        <w:spacing w:line="360" w:lineRule="auto"/>
        <w:rPr>
          <w:sz w:val="24"/>
        </w:rPr>
      </w:pPr>
      <w:r w:rsidRPr="00815007">
        <w:rPr>
          <w:sz w:val="24"/>
        </w:rPr>
        <w:tab/>
      </w:r>
      <w:r w:rsidRPr="00815007">
        <w:rPr>
          <w:sz w:val="24"/>
        </w:rPr>
        <w:tab/>
        <w:t>AnsRoad[i][j].PassRoad = tmp[i][j].PassRoad;</w:t>
      </w:r>
    </w:p>
    <w:p w:rsidR="00815007" w:rsidRPr="00815007" w:rsidRDefault="00815007" w:rsidP="00815007">
      <w:pPr>
        <w:spacing w:line="360" w:lineRule="auto"/>
        <w:rPr>
          <w:sz w:val="24"/>
        </w:rPr>
      </w:pPr>
      <w:r w:rsidRPr="00815007">
        <w:rPr>
          <w:sz w:val="24"/>
        </w:rPr>
        <w:tab/>
      </w:r>
      <w:r w:rsidRPr="00815007">
        <w:rPr>
          <w:sz w:val="24"/>
        </w:rPr>
        <w:tab/>
        <w:t xml:space="preserve">tmp[i][j].dlen = INF;  </w:t>
      </w:r>
    </w:p>
    <w:p w:rsidR="00815007" w:rsidRPr="00815007" w:rsidRDefault="00815007" w:rsidP="00815007">
      <w:pPr>
        <w:spacing w:line="360" w:lineRule="auto"/>
        <w:rPr>
          <w:sz w:val="24"/>
        </w:rPr>
      </w:pPr>
      <w:r w:rsidRPr="00815007">
        <w:rPr>
          <w:sz w:val="24"/>
        </w:rPr>
        <w:t xml:space="preserve">    }  </w:t>
      </w:r>
    </w:p>
    <w:p w:rsidR="00815007" w:rsidRPr="00815007" w:rsidRDefault="00815007" w:rsidP="00815007">
      <w:pPr>
        <w:spacing w:line="360" w:lineRule="auto"/>
        <w:rPr>
          <w:sz w:val="24"/>
        </w:rPr>
      </w:pPr>
      <w:r w:rsidRPr="00815007">
        <w:rPr>
          <w:sz w:val="24"/>
        </w:rPr>
        <w:t xml:space="preserve">}  </w:t>
      </w:r>
    </w:p>
    <w:p w:rsidR="00815007" w:rsidRPr="00815007" w:rsidRDefault="0089113D" w:rsidP="00815007">
      <w:pPr>
        <w:spacing w:line="360" w:lineRule="auto"/>
        <w:rPr>
          <w:sz w:val="24"/>
        </w:rPr>
      </w:pPr>
      <w:r>
        <w:rPr>
          <w:rFonts w:hint="eastAsia"/>
          <w:sz w:val="24"/>
        </w:rPr>
        <w:t>//</w:t>
      </w:r>
      <w:r>
        <w:rPr>
          <w:rFonts w:hint="eastAsia"/>
          <w:sz w:val="24"/>
        </w:rPr>
        <w:t>找到</w:t>
      </w:r>
      <w:r>
        <w:rPr>
          <w:rFonts w:hint="eastAsia"/>
          <w:sz w:val="24"/>
        </w:rPr>
        <w:t>N</w:t>
      </w:r>
      <w:r>
        <w:rPr>
          <w:rFonts w:hint="eastAsia"/>
          <w:sz w:val="24"/>
        </w:rPr>
        <w:t>个点的结果路</w:t>
      </w:r>
    </w:p>
    <w:p w:rsidR="00815007" w:rsidRPr="00815007" w:rsidRDefault="00815007" w:rsidP="00815007">
      <w:pPr>
        <w:spacing w:line="360" w:lineRule="auto"/>
        <w:rPr>
          <w:sz w:val="24"/>
        </w:rPr>
      </w:pPr>
      <w:r w:rsidRPr="00815007">
        <w:rPr>
          <w:sz w:val="24"/>
        </w:rPr>
        <w:t>void FindNRoad(info PicInfo)</w:t>
      </w:r>
    </w:p>
    <w:p w:rsidR="00815007" w:rsidRPr="00815007" w:rsidRDefault="00815007" w:rsidP="00815007">
      <w:pPr>
        <w:spacing w:line="360" w:lineRule="auto"/>
        <w:rPr>
          <w:sz w:val="24"/>
        </w:rPr>
      </w:pPr>
      <w:r w:rsidRPr="00815007">
        <w:rPr>
          <w:sz w:val="24"/>
        </w:rPr>
        <w:t>{</w:t>
      </w:r>
    </w:p>
    <w:p w:rsidR="00815007" w:rsidRPr="00815007" w:rsidRDefault="00815007" w:rsidP="00815007">
      <w:pPr>
        <w:spacing w:line="360" w:lineRule="auto"/>
        <w:rPr>
          <w:sz w:val="24"/>
        </w:rPr>
      </w:pPr>
      <w:r w:rsidRPr="00815007">
        <w:rPr>
          <w:sz w:val="24"/>
        </w:rPr>
        <w:tab/>
        <w:t>int n = PicInfo.DemandNodeNum + PicInfo.FirstRoadNodeNum;</w:t>
      </w:r>
    </w:p>
    <w:p w:rsidR="00815007" w:rsidRPr="00815007" w:rsidRDefault="00815007" w:rsidP="00815007">
      <w:pPr>
        <w:spacing w:line="360" w:lineRule="auto"/>
        <w:rPr>
          <w:sz w:val="24"/>
        </w:rPr>
      </w:pPr>
      <w:r w:rsidRPr="00815007">
        <w:rPr>
          <w:sz w:val="24"/>
        </w:rPr>
        <w:tab/>
        <w:t>for(int i = 0;i &lt; PicInfo.AllNodeNum; i++)</w:t>
      </w:r>
    </w:p>
    <w:p w:rsidR="00815007" w:rsidRPr="00815007" w:rsidRDefault="00815007" w:rsidP="00815007">
      <w:pPr>
        <w:spacing w:line="360" w:lineRule="auto"/>
        <w:rPr>
          <w:sz w:val="24"/>
        </w:rPr>
      </w:pP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t>for(int j=0;j &lt; PicInfo.AllNodeNum;j++)</w:t>
      </w:r>
    </w:p>
    <w:p w:rsidR="00815007" w:rsidRPr="00815007" w:rsidRDefault="00815007" w:rsidP="00815007">
      <w:pPr>
        <w:spacing w:line="360" w:lineRule="auto"/>
        <w:rPr>
          <w:sz w:val="24"/>
        </w:rPr>
      </w:pP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if(i==j)</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r>
      <w:r w:rsidRPr="00815007">
        <w:rPr>
          <w:sz w:val="24"/>
        </w:rPr>
        <w:tab/>
        <w:t>AnsRoad[i][j].dlen = 0;</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else</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r>
      <w:r w:rsidRPr="00815007">
        <w:rPr>
          <w:sz w:val="24"/>
        </w:rPr>
        <w:tab/>
        <w:t>AnsRoad[i][j].dlen = INF;</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AnsRoad[i][j].PassRoad.clear();</w:t>
      </w:r>
    </w:p>
    <w:p w:rsidR="00815007" w:rsidRPr="00815007" w:rsidRDefault="00815007" w:rsidP="00815007">
      <w:pPr>
        <w:spacing w:line="360" w:lineRule="auto"/>
        <w:rPr>
          <w:sz w:val="24"/>
        </w:rPr>
      </w:pPr>
      <w:r w:rsidRPr="00815007">
        <w:rPr>
          <w:sz w:val="24"/>
        </w:rPr>
        <w:tab/>
      </w:r>
      <w:r w:rsidRPr="00815007">
        <w:rPr>
          <w:sz w:val="24"/>
        </w:rPr>
        <w:tab/>
      </w:r>
      <w:r w:rsidRPr="00815007">
        <w:rPr>
          <w:sz w:val="24"/>
        </w:rPr>
        <w:tab/>
        <w:t>tmp[i][j].dlen = INF;</w:t>
      </w:r>
    </w:p>
    <w:p w:rsidR="00815007" w:rsidRPr="00815007" w:rsidRDefault="00815007" w:rsidP="00815007">
      <w:pPr>
        <w:spacing w:line="360" w:lineRule="auto"/>
        <w:rPr>
          <w:sz w:val="24"/>
        </w:rPr>
      </w:pPr>
      <w:r w:rsidRPr="00815007">
        <w:rPr>
          <w:sz w:val="24"/>
        </w:rPr>
        <w:tab/>
      </w:r>
      <w:r w:rsidRPr="00815007">
        <w:rPr>
          <w:sz w:val="24"/>
        </w:rPr>
        <w:tab/>
        <w:t>}</w:t>
      </w:r>
    </w:p>
    <w:p w:rsidR="00815007" w:rsidRPr="00815007" w:rsidRDefault="00815007" w:rsidP="00815007">
      <w:pPr>
        <w:spacing w:line="360" w:lineRule="auto"/>
        <w:rPr>
          <w:sz w:val="24"/>
        </w:rPr>
      </w:pPr>
      <w:r w:rsidRPr="00815007">
        <w:rPr>
          <w:sz w:val="24"/>
        </w:rPr>
        <w:tab/>
        <w:t>}</w:t>
      </w:r>
    </w:p>
    <w:p w:rsidR="00815007" w:rsidRPr="00815007" w:rsidRDefault="00815007" w:rsidP="00815007">
      <w:pPr>
        <w:spacing w:line="360" w:lineRule="auto"/>
        <w:rPr>
          <w:sz w:val="24"/>
        </w:rPr>
      </w:pPr>
      <w:r w:rsidRPr="00815007">
        <w:rPr>
          <w:sz w:val="24"/>
        </w:rPr>
        <w:tab/>
        <w:t>while(n--)</w:t>
      </w:r>
    </w:p>
    <w:p w:rsidR="00815007" w:rsidRPr="00815007" w:rsidRDefault="00815007" w:rsidP="00815007">
      <w:pPr>
        <w:spacing w:line="360" w:lineRule="auto"/>
        <w:rPr>
          <w:sz w:val="24"/>
        </w:rPr>
      </w:pPr>
      <w:r w:rsidRPr="00815007">
        <w:rPr>
          <w:sz w:val="24"/>
        </w:rPr>
        <w:tab/>
        <w:t>{</w:t>
      </w:r>
    </w:p>
    <w:p w:rsidR="00815007" w:rsidRPr="00815007" w:rsidRDefault="00815007" w:rsidP="00815007">
      <w:pPr>
        <w:spacing w:line="360" w:lineRule="auto"/>
        <w:rPr>
          <w:sz w:val="24"/>
        </w:rPr>
      </w:pPr>
      <w:r w:rsidRPr="00815007">
        <w:rPr>
          <w:sz w:val="24"/>
        </w:rPr>
        <w:tab/>
      </w:r>
      <w:r w:rsidRPr="00815007">
        <w:rPr>
          <w:sz w:val="24"/>
        </w:rPr>
        <w:tab/>
        <w:t>folyd(PicInfo);</w:t>
      </w:r>
    </w:p>
    <w:p w:rsidR="00815007" w:rsidRPr="00815007" w:rsidRDefault="00815007" w:rsidP="00815007">
      <w:pPr>
        <w:spacing w:line="360" w:lineRule="auto"/>
        <w:rPr>
          <w:sz w:val="24"/>
        </w:rPr>
      </w:pPr>
      <w:r w:rsidRPr="00815007">
        <w:rPr>
          <w:sz w:val="24"/>
        </w:rPr>
        <w:tab/>
      </w:r>
      <w:r w:rsidRPr="00815007">
        <w:rPr>
          <w:sz w:val="24"/>
        </w:rPr>
        <w:tab/>
        <w:t>map_copy(PicInfo);</w:t>
      </w:r>
    </w:p>
    <w:p w:rsidR="00815007" w:rsidRPr="00815007" w:rsidRDefault="00815007" w:rsidP="00815007">
      <w:pPr>
        <w:spacing w:line="360" w:lineRule="auto"/>
        <w:rPr>
          <w:sz w:val="24"/>
        </w:rPr>
      </w:pPr>
      <w:r w:rsidRPr="00815007">
        <w:rPr>
          <w:sz w:val="24"/>
        </w:rPr>
        <w:tab/>
        <w:t>}</w:t>
      </w:r>
    </w:p>
    <w:p w:rsidR="00815007" w:rsidRPr="00815007" w:rsidRDefault="00815007" w:rsidP="00815007">
      <w:pPr>
        <w:spacing w:line="360" w:lineRule="auto"/>
        <w:rPr>
          <w:sz w:val="24"/>
        </w:rPr>
      </w:pPr>
      <w:r w:rsidRPr="00815007">
        <w:rPr>
          <w:sz w:val="24"/>
        </w:rPr>
        <w:t>}</w:t>
      </w:r>
    </w:p>
    <w:p w:rsidR="00252242" w:rsidRDefault="00252242" w:rsidP="00252242">
      <w:pPr>
        <w:pStyle w:val="10"/>
        <w:pageBreakBefore/>
        <w:ind w:left="1076" w:hangingChars="335" w:hanging="1076"/>
      </w:pPr>
      <w:bookmarkStart w:id="61" w:name="_Toc13208"/>
      <w:bookmarkStart w:id="62" w:name="_Toc484106740"/>
      <w:r>
        <w:rPr>
          <w:rFonts w:hint="eastAsia"/>
        </w:rPr>
        <w:lastRenderedPageBreak/>
        <w:t>致  谢</w:t>
      </w:r>
      <w:bookmarkEnd w:id="61"/>
      <w:bookmarkEnd w:id="62"/>
    </w:p>
    <w:p w:rsidR="00252242" w:rsidRDefault="00252242" w:rsidP="00252242">
      <w:pPr>
        <w:spacing w:line="360" w:lineRule="auto"/>
        <w:ind w:firstLine="480"/>
        <w:rPr>
          <w:rFonts w:ascii="宋体" w:hAnsi="宋体" w:cs="宋体"/>
          <w:sz w:val="24"/>
        </w:rPr>
      </w:pPr>
      <w:r>
        <w:rPr>
          <w:rFonts w:ascii="宋体" w:hAnsi="宋体" w:cs="宋体" w:hint="eastAsia"/>
          <w:sz w:val="24"/>
        </w:rPr>
        <w:t>美好的时光总是转瞬即逝。在大学的四年生涯即</w:t>
      </w:r>
      <w:r w:rsidR="009C1BE8">
        <w:rPr>
          <w:rFonts w:ascii="宋体" w:hAnsi="宋体" w:cs="宋体" w:hint="eastAsia"/>
          <w:sz w:val="24"/>
        </w:rPr>
        <w:t>将过去，回想这些时光，留下的是美好的回忆和奋斗的青春。这段日子我会铭记于心。</w:t>
      </w:r>
    </w:p>
    <w:p w:rsidR="009C1BE8" w:rsidRDefault="009C1BE8" w:rsidP="00252242">
      <w:pPr>
        <w:spacing w:line="360" w:lineRule="auto"/>
        <w:ind w:firstLine="480"/>
        <w:rPr>
          <w:rFonts w:ascii="宋体" w:hAnsi="宋体" w:cs="宋体"/>
          <w:sz w:val="24"/>
        </w:rPr>
      </w:pPr>
      <w:r>
        <w:rPr>
          <w:rFonts w:ascii="宋体" w:hAnsi="宋体" w:cs="宋体" w:hint="eastAsia"/>
          <w:sz w:val="24"/>
        </w:rPr>
        <w:t>首先，我要感谢我的导师王辛刚副教授，在他的细心督促和教导下，我能够明确课题的研究方向，完善课题研究中的不足之处。王老师为人和蔼和善</w:t>
      </w:r>
      <w:r w:rsidR="00F71DAA">
        <w:rPr>
          <w:rFonts w:ascii="宋体" w:hAnsi="宋体" w:cs="宋体" w:hint="eastAsia"/>
          <w:sz w:val="24"/>
        </w:rPr>
        <w:t>，工作务实认真，良好的学术思维给了我很大的帮助，为我在毕设的工作了提供了很多的思路和纠正，让我受益终生。在此，对辛勤教导我的王老师表示由衷的敬意和谢意。</w:t>
      </w:r>
    </w:p>
    <w:p w:rsidR="00252242" w:rsidRDefault="00252242" w:rsidP="00252242">
      <w:pPr>
        <w:spacing w:line="360" w:lineRule="auto"/>
        <w:ind w:firstLine="480"/>
        <w:rPr>
          <w:rFonts w:ascii="宋体" w:hAnsi="宋体" w:cs="宋体"/>
          <w:sz w:val="24"/>
        </w:rPr>
      </w:pPr>
      <w:r>
        <w:rPr>
          <w:rFonts w:ascii="宋体" w:hAnsi="宋体" w:cs="宋体" w:hint="eastAsia"/>
          <w:sz w:val="24"/>
        </w:rPr>
        <w:t>最后，</w:t>
      </w:r>
      <w:r w:rsidR="00334A87">
        <w:rPr>
          <w:rFonts w:ascii="宋体" w:hAnsi="宋体" w:cs="宋体" w:hint="eastAsia"/>
          <w:sz w:val="24"/>
        </w:rPr>
        <w:t>感谢我的同学，感谢</w:t>
      </w:r>
      <w:r w:rsidR="00187EAE">
        <w:rPr>
          <w:rFonts w:ascii="宋体" w:hAnsi="宋体" w:cs="宋体" w:hint="eastAsia"/>
          <w:sz w:val="24"/>
        </w:rPr>
        <w:t>姜晓睿</w:t>
      </w:r>
      <w:r w:rsidR="00334A87">
        <w:rPr>
          <w:rFonts w:ascii="宋体" w:hAnsi="宋体" w:cs="宋体" w:hint="eastAsia"/>
          <w:sz w:val="24"/>
        </w:rPr>
        <w:t>老师，他上的数据结构课程</w:t>
      </w:r>
      <w:r w:rsidR="0006522D">
        <w:rPr>
          <w:rFonts w:ascii="宋体" w:hAnsi="宋体" w:cs="宋体" w:hint="eastAsia"/>
          <w:sz w:val="24"/>
        </w:rPr>
        <w:t>给了我很多的灵感</w:t>
      </w:r>
      <w:r w:rsidR="00334A87">
        <w:rPr>
          <w:rFonts w:ascii="宋体" w:hAnsi="宋体" w:cs="宋体" w:hint="eastAsia"/>
          <w:sz w:val="24"/>
        </w:rPr>
        <w:t>。</w:t>
      </w:r>
      <w:r w:rsidR="00187EAE">
        <w:rPr>
          <w:rFonts w:ascii="宋体" w:hAnsi="宋体" w:cs="宋体" w:hint="eastAsia"/>
          <w:sz w:val="24"/>
        </w:rPr>
        <w:t>感谢</w:t>
      </w:r>
      <w:r w:rsidR="00F71DAA">
        <w:rPr>
          <w:rFonts w:ascii="宋体" w:hAnsi="宋体" w:cs="宋体" w:hint="eastAsia"/>
          <w:sz w:val="24"/>
        </w:rPr>
        <w:t>所有在此次毕设的任务中给予我帮助的人。</w:t>
      </w:r>
      <w:r w:rsidR="0006522D">
        <w:rPr>
          <w:rFonts w:ascii="宋体" w:hAnsi="宋体" w:cs="宋体" w:hint="eastAsia"/>
          <w:sz w:val="24"/>
        </w:rPr>
        <w:t>这段制作毕业设计的生涯让我感到做研究的乐趣，希望今后能有机会再次回到学校，从事算法类的研究工作。</w:t>
      </w:r>
    </w:p>
    <w:p w:rsidR="00252242" w:rsidRPr="00252242" w:rsidRDefault="00252242" w:rsidP="00B11D57">
      <w:pPr>
        <w:spacing w:line="360" w:lineRule="auto"/>
        <w:rPr>
          <w:sz w:val="24"/>
        </w:rPr>
      </w:pPr>
    </w:p>
    <w:sectPr w:rsidR="00252242" w:rsidRPr="00252242" w:rsidSect="00C62C53">
      <w:headerReference w:type="default" r:id="rId44"/>
      <w:pgSz w:w="11906" w:h="16838" w:code="9"/>
      <w:pgMar w:top="1440" w:right="1440" w:bottom="1440" w:left="1440" w:header="907" w:footer="907" w:gutter="0"/>
      <w:pgNumType w:start="1"/>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39F5" w:rsidRDefault="005D39F5">
      <w:r>
        <w:separator/>
      </w:r>
    </w:p>
  </w:endnote>
  <w:endnote w:type="continuationSeparator" w:id="0">
    <w:p w:rsidR="005D39F5" w:rsidRDefault="005D39F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Arial Unicode MS"/>
    <w:charset w:val="86"/>
    <w:family w:val="modern"/>
    <w:pitch w:val="fixed"/>
    <w:sig w:usb0="00000000" w:usb1="080E0000" w:usb2="00000010" w:usb3="00000000" w:csb0="00040000" w:csb1="00000000"/>
  </w:font>
  <w:font w:name="華康中楷體">
    <w:altName w:val="MingLiU"/>
    <w:charset w:val="88"/>
    <w:family w:val="modern"/>
    <w:pitch w:val="fixed"/>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35C" w:rsidRDefault="00075C6B" w:rsidP="00E5019C">
    <w:pPr>
      <w:pStyle w:val="a5"/>
      <w:framePr w:wrap="around" w:vAnchor="text" w:hAnchor="margin" w:xAlign="center" w:y="1"/>
      <w:rPr>
        <w:rStyle w:val="a6"/>
      </w:rPr>
    </w:pPr>
    <w:r>
      <w:rPr>
        <w:rStyle w:val="a6"/>
      </w:rPr>
      <w:fldChar w:fldCharType="begin"/>
    </w:r>
    <w:r w:rsidR="001A335C">
      <w:rPr>
        <w:rStyle w:val="a6"/>
      </w:rPr>
      <w:instrText xml:space="preserve">PAGE  </w:instrText>
    </w:r>
    <w:r>
      <w:rPr>
        <w:rStyle w:val="a6"/>
      </w:rPr>
      <w:fldChar w:fldCharType="end"/>
    </w:r>
  </w:p>
  <w:p w:rsidR="001A335C" w:rsidRDefault="001A335C">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35C" w:rsidRDefault="001A335C" w:rsidP="00A0697D">
    <w:pPr>
      <w:pStyle w:val="a5"/>
      <w:jc w:val="center"/>
    </w:pPr>
  </w:p>
  <w:p w:rsidR="001A335C" w:rsidRDefault="001A335C">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35C" w:rsidRDefault="00075C6B" w:rsidP="008B455D">
    <w:pPr>
      <w:pStyle w:val="a5"/>
      <w:jc w:val="center"/>
    </w:pPr>
    <w:r>
      <w:rPr>
        <w:rStyle w:val="a6"/>
      </w:rPr>
      <w:fldChar w:fldCharType="begin"/>
    </w:r>
    <w:r w:rsidR="001A335C">
      <w:rPr>
        <w:rStyle w:val="a6"/>
      </w:rPr>
      <w:instrText xml:space="preserve"> PAGE </w:instrText>
    </w:r>
    <w:r>
      <w:rPr>
        <w:rStyle w:val="a6"/>
      </w:rPr>
      <w:fldChar w:fldCharType="separate"/>
    </w:r>
    <w:r w:rsidR="001A335C">
      <w:rPr>
        <w:rStyle w:val="a6"/>
        <w:noProof/>
      </w:rPr>
      <w:t>4</w:t>
    </w:r>
    <w:r>
      <w:rPr>
        <w:rStyle w:val="a6"/>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718854"/>
      <w:docPartObj>
        <w:docPartGallery w:val="Page Numbers (Bottom of Page)"/>
        <w:docPartUnique/>
      </w:docPartObj>
    </w:sdtPr>
    <w:sdtContent>
      <w:p w:rsidR="001A335C" w:rsidRDefault="00075C6B" w:rsidP="0024761E">
        <w:pPr>
          <w:pStyle w:val="a5"/>
          <w:jc w:val="center"/>
        </w:pPr>
        <w:fldSimple w:instr=" PAGE   \* MERGEFORMAT ">
          <w:r w:rsidR="00D1036A" w:rsidRPr="00D1036A">
            <w:rPr>
              <w:noProof/>
              <w:lang w:val="zh-CN"/>
            </w:rPr>
            <w:t>III</w:t>
          </w:r>
        </w:fldSimple>
      </w:p>
    </w:sdtContent>
  </w:sdt>
  <w:p w:rsidR="001A335C" w:rsidRDefault="001A335C">
    <w:pPr>
      <w:pStyle w:val="a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718852"/>
      <w:docPartObj>
        <w:docPartGallery w:val="Page Numbers (Bottom of Page)"/>
        <w:docPartUnique/>
      </w:docPartObj>
    </w:sdtPr>
    <w:sdtContent>
      <w:p w:rsidR="001A335C" w:rsidRDefault="00075C6B" w:rsidP="0024761E">
        <w:pPr>
          <w:pStyle w:val="a5"/>
          <w:jc w:val="center"/>
        </w:pPr>
        <w:fldSimple w:instr=" PAGE   \* MERGEFORMAT ">
          <w:r w:rsidR="001A335C" w:rsidRPr="0024761E">
            <w:rPr>
              <w:noProof/>
              <w:lang w:val="zh-CN"/>
            </w:rPr>
            <w:t>I</w:t>
          </w:r>
        </w:fldSimple>
      </w:p>
    </w:sdtContent>
  </w:sdt>
  <w:p w:rsidR="001A335C" w:rsidRDefault="001A335C" w:rsidP="008B455D">
    <w:pPr>
      <w:pStyle w:val="a5"/>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39F5" w:rsidRDefault="005D39F5">
      <w:r>
        <w:separator/>
      </w:r>
    </w:p>
  </w:footnote>
  <w:footnote w:type="continuationSeparator" w:id="0">
    <w:p w:rsidR="005D39F5" w:rsidRDefault="005D39F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35C" w:rsidRDefault="001A335C" w:rsidP="00EF30C9">
    <w:pPr>
      <w:pStyle w:val="a4"/>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35C" w:rsidRDefault="001A335C">
    <w:pPr>
      <w:pStyle w:val="a4"/>
    </w:pPr>
    <w:r>
      <w:rPr>
        <w:rFonts w:hint="eastAsia"/>
      </w:rPr>
      <w:t>浙江工业大学本科毕业设计论文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EBE" w:rsidRPr="007D5070" w:rsidRDefault="00825EBE" w:rsidP="00C664E3">
    <w:pPr>
      <w:pStyle w:val="a4"/>
    </w:pPr>
    <w:r>
      <w:rPr>
        <w:rFonts w:hint="eastAsia"/>
      </w:rPr>
      <w:t>浙江工业大学本科毕业设计论文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0C6E42"/>
    <w:multiLevelType w:val="multilevel"/>
    <w:tmpl w:val="A9443756"/>
    <w:styleLink w:val="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30310774"/>
    <w:multiLevelType w:val="hybridMultilevel"/>
    <w:tmpl w:val="ED5C8816"/>
    <w:lvl w:ilvl="0" w:tplc="1CDC776C">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56165032"/>
    <w:multiLevelType w:val="hybridMultilevel"/>
    <w:tmpl w:val="B52847D8"/>
    <w:lvl w:ilvl="0" w:tplc="A6A4806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B502980"/>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0"/>
  </w:num>
  <w:num w:numId="3">
    <w:abstractNumId w:val="3"/>
  </w:num>
  <w:num w:numId="4">
    <w:abstractNumId w:val="2"/>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hideSpellingErrors/>
  <w:stylePaneFormatFilter w:val="3F01"/>
  <w:defaultTabStop w:val="420"/>
  <w:drawingGridHorizontalSpacing w:val="105"/>
  <w:drawingGridVerticalSpacing w:val="6"/>
  <w:displayHorizontalDrawingGridEvery w:val="0"/>
  <w:displayVerticalDrawingGridEvery w:val="2"/>
  <w:characterSpacingControl w:val="compressPunctuation"/>
  <w:hdrShapeDefaults>
    <o:shapedefaults v:ext="edit" spidmax="1853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372DF"/>
    <w:rsid w:val="00000CB1"/>
    <w:rsid w:val="000018E8"/>
    <w:rsid w:val="00002541"/>
    <w:rsid w:val="00005A4B"/>
    <w:rsid w:val="00007510"/>
    <w:rsid w:val="0001089A"/>
    <w:rsid w:val="000142B4"/>
    <w:rsid w:val="0001727D"/>
    <w:rsid w:val="000217CF"/>
    <w:rsid w:val="00023D6D"/>
    <w:rsid w:val="0002432F"/>
    <w:rsid w:val="000256E2"/>
    <w:rsid w:val="000270C1"/>
    <w:rsid w:val="00027349"/>
    <w:rsid w:val="00031A58"/>
    <w:rsid w:val="00032EF4"/>
    <w:rsid w:val="00034BB0"/>
    <w:rsid w:val="00036607"/>
    <w:rsid w:val="00041792"/>
    <w:rsid w:val="0004547F"/>
    <w:rsid w:val="0004687E"/>
    <w:rsid w:val="00047E72"/>
    <w:rsid w:val="00055AB7"/>
    <w:rsid w:val="00057334"/>
    <w:rsid w:val="000606C0"/>
    <w:rsid w:val="000649FE"/>
    <w:rsid w:val="0006522D"/>
    <w:rsid w:val="00067E2C"/>
    <w:rsid w:val="00070719"/>
    <w:rsid w:val="00073D73"/>
    <w:rsid w:val="0007486C"/>
    <w:rsid w:val="00075C6B"/>
    <w:rsid w:val="00080526"/>
    <w:rsid w:val="0008063B"/>
    <w:rsid w:val="00082011"/>
    <w:rsid w:val="000828D7"/>
    <w:rsid w:val="00083B7A"/>
    <w:rsid w:val="000849EC"/>
    <w:rsid w:val="00087DFC"/>
    <w:rsid w:val="00093722"/>
    <w:rsid w:val="00093DD5"/>
    <w:rsid w:val="00094309"/>
    <w:rsid w:val="000A3CD4"/>
    <w:rsid w:val="000A72A3"/>
    <w:rsid w:val="000B2CF4"/>
    <w:rsid w:val="000B7098"/>
    <w:rsid w:val="000C128C"/>
    <w:rsid w:val="000C2BCE"/>
    <w:rsid w:val="000C7DA6"/>
    <w:rsid w:val="000D3FD9"/>
    <w:rsid w:val="000D4886"/>
    <w:rsid w:val="000E3F6E"/>
    <w:rsid w:val="000E54F2"/>
    <w:rsid w:val="000F0111"/>
    <w:rsid w:val="000F1DD3"/>
    <w:rsid w:val="000F2E6B"/>
    <w:rsid w:val="000F4DD1"/>
    <w:rsid w:val="00107F2D"/>
    <w:rsid w:val="00113BC1"/>
    <w:rsid w:val="00116DE0"/>
    <w:rsid w:val="00117A2C"/>
    <w:rsid w:val="001219A2"/>
    <w:rsid w:val="0012219E"/>
    <w:rsid w:val="00125E06"/>
    <w:rsid w:val="0013151F"/>
    <w:rsid w:val="00131F41"/>
    <w:rsid w:val="00132AE9"/>
    <w:rsid w:val="001350B8"/>
    <w:rsid w:val="00145C21"/>
    <w:rsid w:val="00146490"/>
    <w:rsid w:val="001467AF"/>
    <w:rsid w:val="001504D5"/>
    <w:rsid w:val="00153040"/>
    <w:rsid w:val="001530E8"/>
    <w:rsid w:val="00154020"/>
    <w:rsid w:val="00167DBE"/>
    <w:rsid w:val="001701EC"/>
    <w:rsid w:val="00170EC7"/>
    <w:rsid w:val="0017352E"/>
    <w:rsid w:val="00173E1F"/>
    <w:rsid w:val="00175AD9"/>
    <w:rsid w:val="00175EFA"/>
    <w:rsid w:val="001777EA"/>
    <w:rsid w:val="00181AC0"/>
    <w:rsid w:val="00184BC7"/>
    <w:rsid w:val="00185AF7"/>
    <w:rsid w:val="00187EAE"/>
    <w:rsid w:val="00192BA6"/>
    <w:rsid w:val="0019557B"/>
    <w:rsid w:val="001977D1"/>
    <w:rsid w:val="001A0107"/>
    <w:rsid w:val="001A0445"/>
    <w:rsid w:val="001A335C"/>
    <w:rsid w:val="001A4F90"/>
    <w:rsid w:val="001A6A3F"/>
    <w:rsid w:val="001B22AB"/>
    <w:rsid w:val="001B56B3"/>
    <w:rsid w:val="001C34A2"/>
    <w:rsid w:val="001C559F"/>
    <w:rsid w:val="001C78C3"/>
    <w:rsid w:val="001D390A"/>
    <w:rsid w:val="001D791D"/>
    <w:rsid w:val="001E2D40"/>
    <w:rsid w:val="001E7A26"/>
    <w:rsid w:val="001F1083"/>
    <w:rsid w:val="001F2E65"/>
    <w:rsid w:val="001F56D8"/>
    <w:rsid w:val="001F69C5"/>
    <w:rsid w:val="001F6F5D"/>
    <w:rsid w:val="002063D0"/>
    <w:rsid w:val="00211B37"/>
    <w:rsid w:val="00212CAE"/>
    <w:rsid w:val="0021350D"/>
    <w:rsid w:val="002170C8"/>
    <w:rsid w:val="00217DA1"/>
    <w:rsid w:val="0022188B"/>
    <w:rsid w:val="00223635"/>
    <w:rsid w:val="00223B59"/>
    <w:rsid w:val="00227D81"/>
    <w:rsid w:val="002404E2"/>
    <w:rsid w:val="00240FE1"/>
    <w:rsid w:val="00242DC6"/>
    <w:rsid w:val="0024396F"/>
    <w:rsid w:val="0024461C"/>
    <w:rsid w:val="00244E6D"/>
    <w:rsid w:val="002472BD"/>
    <w:rsid w:val="00247585"/>
    <w:rsid w:val="0024761E"/>
    <w:rsid w:val="00252242"/>
    <w:rsid w:val="0025342D"/>
    <w:rsid w:val="0025392D"/>
    <w:rsid w:val="00254AF7"/>
    <w:rsid w:val="00256228"/>
    <w:rsid w:val="002562F1"/>
    <w:rsid w:val="00256703"/>
    <w:rsid w:val="00256D6B"/>
    <w:rsid w:val="002575CF"/>
    <w:rsid w:val="002614DE"/>
    <w:rsid w:val="002646DF"/>
    <w:rsid w:val="002704D3"/>
    <w:rsid w:val="00273EC9"/>
    <w:rsid w:val="00273F5B"/>
    <w:rsid w:val="00274DAB"/>
    <w:rsid w:val="00275AB0"/>
    <w:rsid w:val="00275D3A"/>
    <w:rsid w:val="002806F0"/>
    <w:rsid w:val="00287B54"/>
    <w:rsid w:val="002903E9"/>
    <w:rsid w:val="00290672"/>
    <w:rsid w:val="002916F7"/>
    <w:rsid w:val="00291EAD"/>
    <w:rsid w:val="0029310D"/>
    <w:rsid w:val="002961CC"/>
    <w:rsid w:val="00296FA5"/>
    <w:rsid w:val="002A19C0"/>
    <w:rsid w:val="002A56E5"/>
    <w:rsid w:val="002B0C8B"/>
    <w:rsid w:val="002B14B9"/>
    <w:rsid w:val="002B3956"/>
    <w:rsid w:val="002B3D35"/>
    <w:rsid w:val="002B446A"/>
    <w:rsid w:val="002B4CE0"/>
    <w:rsid w:val="002C0210"/>
    <w:rsid w:val="002C19AE"/>
    <w:rsid w:val="002C1D21"/>
    <w:rsid w:val="002C2D0B"/>
    <w:rsid w:val="002C2E1E"/>
    <w:rsid w:val="002C3506"/>
    <w:rsid w:val="002D0C82"/>
    <w:rsid w:val="002D4947"/>
    <w:rsid w:val="002E1721"/>
    <w:rsid w:val="002E459D"/>
    <w:rsid w:val="002E499A"/>
    <w:rsid w:val="002F1214"/>
    <w:rsid w:val="002F26E6"/>
    <w:rsid w:val="002F4EDC"/>
    <w:rsid w:val="00300E6A"/>
    <w:rsid w:val="00300E94"/>
    <w:rsid w:val="0030730D"/>
    <w:rsid w:val="00310065"/>
    <w:rsid w:val="003112FA"/>
    <w:rsid w:val="0031427E"/>
    <w:rsid w:val="00317F0C"/>
    <w:rsid w:val="00320DBE"/>
    <w:rsid w:val="0032384F"/>
    <w:rsid w:val="00323B19"/>
    <w:rsid w:val="00323EE4"/>
    <w:rsid w:val="003249E5"/>
    <w:rsid w:val="003250CB"/>
    <w:rsid w:val="00325F97"/>
    <w:rsid w:val="00326C47"/>
    <w:rsid w:val="00326F56"/>
    <w:rsid w:val="003318D8"/>
    <w:rsid w:val="003342E5"/>
    <w:rsid w:val="00334A87"/>
    <w:rsid w:val="003419B9"/>
    <w:rsid w:val="00344856"/>
    <w:rsid w:val="00344E80"/>
    <w:rsid w:val="00345242"/>
    <w:rsid w:val="0034631C"/>
    <w:rsid w:val="00352F22"/>
    <w:rsid w:val="00353B83"/>
    <w:rsid w:val="003541D9"/>
    <w:rsid w:val="0035450B"/>
    <w:rsid w:val="00357149"/>
    <w:rsid w:val="00360249"/>
    <w:rsid w:val="00362641"/>
    <w:rsid w:val="00366815"/>
    <w:rsid w:val="003773C8"/>
    <w:rsid w:val="0038407E"/>
    <w:rsid w:val="003920EB"/>
    <w:rsid w:val="0039294D"/>
    <w:rsid w:val="00392A5A"/>
    <w:rsid w:val="00396782"/>
    <w:rsid w:val="00396943"/>
    <w:rsid w:val="0039739E"/>
    <w:rsid w:val="003A0139"/>
    <w:rsid w:val="003A1CF9"/>
    <w:rsid w:val="003A233E"/>
    <w:rsid w:val="003A5784"/>
    <w:rsid w:val="003A79AB"/>
    <w:rsid w:val="003B1044"/>
    <w:rsid w:val="003B2A5F"/>
    <w:rsid w:val="003B3DBD"/>
    <w:rsid w:val="003B4CC1"/>
    <w:rsid w:val="003C0A75"/>
    <w:rsid w:val="003C2ABC"/>
    <w:rsid w:val="003C2E97"/>
    <w:rsid w:val="003D0865"/>
    <w:rsid w:val="003D2C38"/>
    <w:rsid w:val="003D4250"/>
    <w:rsid w:val="003D58F0"/>
    <w:rsid w:val="003E0C13"/>
    <w:rsid w:val="003E2AF1"/>
    <w:rsid w:val="003E5891"/>
    <w:rsid w:val="003E5D5D"/>
    <w:rsid w:val="003F4113"/>
    <w:rsid w:val="00400D43"/>
    <w:rsid w:val="00401E0C"/>
    <w:rsid w:val="00402873"/>
    <w:rsid w:val="00403C50"/>
    <w:rsid w:val="004067B6"/>
    <w:rsid w:val="004072CD"/>
    <w:rsid w:val="00412BE9"/>
    <w:rsid w:val="00416697"/>
    <w:rsid w:val="00423187"/>
    <w:rsid w:val="00423747"/>
    <w:rsid w:val="004239FF"/>
    <w:rsid w:val="0042537D"/>
    <w:rsid w:val="00425562"/>
    <w:rsid w:val="004270CE"/>
    <w:rsid w:val="004325EE"/>
    <w:rsid w:val="00432D01"/>
    <w:rsid w:val="00434F01"/>
    <w:rsid w:val="0043662A"/>
    <w:rsid w:val="00437D8F"/>
    <w:rsid w:val="00442827"/>
    <w:rsid w:val="00444B61"/>
    <w:rsid w:val="00444E92"/>
    <w:rsid w:val="00446271"/>
    <w:rsid w:val="00451F15"/>
    <w:rsid w:val="00455B46"/>
    <w:rsid w:val="00456291"/>
    <w:rsid w:val="004570DF"/>
    <w:rsid w:val="004628C2"/>
    <w:rsid w:val="004657D6"/>
    <w:rsid w:val="004658CE"/>
    <w:rsid w:val="0046725A"/>
    <w:rsid w:val="004728A4"/>
    <w:rsid w:val="004736C6"/>
    <w:rsid w:val="00485EC2"/>
    <w:rsid w:val="00486742"/>
    <w:rsid w:val="00490592"/>
    <w:rsid w:val="0049166A"/>
    <w:rsid w:val="00491CEC"/>
    <w:rsid w:val="00492093"/>
    <w:rsid w:val="00493D3A"/>
    <w:rsid w:val="00494387"/>
    <w:rsid w:val="0049440D"/>
    <w:rsid w:val="004948DD"/>
    <w:rsid w:val="004960E2"/>
    <w:rsid w:val="004A05E1"/>
    <w:rsid w:val="004A5703"/>
    <w:rsid w:val="004B5840"/>
    <w:rsid w:val="004B61A3"/>
    <w:rsid w:val="004C09CE"/>
    <w:rsid w:val="004C737C"/>
    <w:rsid w:val="004D336C"/>
    <w:rsid w:val="004D5983"/>
    <w:rsid w:val="004E058A"/>
    <w:rsid w:val="004E53E4"/>
    <w:rsid w:val="004E5C7B"/>
    <w:rsid w:val="004F1515"/>
    <w:rsid w:val="004F6DE0"/>
    <w:rsid w:val="004F7AAD"/>
    <w:rsid w:val="00500AB8"/>
    <w:rsid w:val="0050442D"/>
    <w:rsid w:val="00504EB7"/>
    <w:rsid w:val="00507979"/>
    <w:rsid w:val="005104FC"/>
    <w:rsid w:val="00510BE5"/>
    <w:rsid w:val="00511F26"/>
    <w:rsid w:val="00512050"/>
    <w:rsid w:val="00513BCB"/>
    <w:rsid w:val="00514DC8"/>
    <w:rsid w:val="00526F82"/>
    <w:rsid w:val="0053443A"/>
    <w:rsid w:val="005372DF"/>
    <w:rsid w:val="00543D26"/>
    <w:rsid w:val="005457EF"/>
    <w:rsid w:val="00546684"/>
    <w:rsid w:val="00547810"/>
    <w:rsid w:val="00550889"/>
    <w:rsid w:val="005508C4"/>
    <w:rsid w:val="00551F2B"/>
    <w:rsid w:val="0055372B"/>
    <w:rsid w:val="00555907"/>
    <w:rsid w:val="005576B9"/>
    <w:rsid w:val="00560066"/>
    <w:rsid w:val="0056533A"/>
    <w:rsid w:val="005667F5"/>
    <w:rsid w:val="005670EE"/>
    <w:rsid w:val="00572125"/>
    <w:rsid w:val="005769E1"/>
    <w:rsid w:val="0058493A"/>
    <w:rsid w:val="00585FB1"/>
    <w:rsid w:val="00591082"/>
    <w:rsid w:val="005916AC"/>
    <w:rsid w:val="005918BE"/>
    <w:rsid w:val="0059384F"/>
    <w:rsid w:val="00594410"/>
    <w:rsid w:val="005A1412"/>
    <w:rsid w:val="005A1C57"/>
    <w:rsid w:val="005A21CB"/>
    <w:rsid w:val="005A3ACE"/>
    <w:rsid w:val="005A4C82"/>
    <w:rsid w:val="005C03AC"/>
    <w:rsid w:val="005C3D1A"/>
    <w:rsid w:val="005C54A7"/>
    <w:rsid w:val="005D1388"/>
    <w:rsid w:val="005D39F5"/>
    <w:rsid w:val="005E2512"/>
    <w:rsid w:val="005E549E"/>
    <w:rsid w:val="005E5895"/>
    <w:rsid w:val="005E73AE"/>
    <w:rsid w:val="005F0B95"/>
    <w:rsid w:val="00607AE8"/>
    <w:rsid w:val="00607CDF"/>
    <w:rsid w:val="0061189A"/>
    <w:rsid w:val="00611F13"/>
    <w:rsid w:val="00614416"/>
    <w:rsid w:val="006167F7"/>
    <w:rsid w:val="00616A3E"/>
    <w:rsid w:val="00616DE1"/>
    <w:rsid w:val="00624828"/>
    <w:rsid w:val="00632459"/>
    <w:rsid w:val="00635D89"/>
    <w:rsid w:val="00640E14"/>
    <w:rsid w:val="00640E4B"/>
    <w:rsid w:val="006541CD"/>
    <w:rsid w:val="00654472"/>
    <w:rsid w:val="00654563"/>
    <w:rsid w:val="00654DD1"/>
    <w:rsid w:val="00657293"/>
    <w:rsid w:val="00661919"/>
    <w:rsid w:val="00663640"/>
    <w:rsid w:val="006659DD"/>
    <w:rsid w:val="0067235E"/>
    <w:rsid w:val="00677663"/>
    <w:rsid w:val="00685F2A"/>
    <w:rsid w:val="006912B6"/>
    <w:rsid w:val="00694DE1"/>
    <w:rsid w:val="006957D1"/>
    <w:rsid w:val="00696628"/>
    <w:rsid w:val="00696ACC"/>
    <w:rsid w:val="006A39C6"/>
    <w:rsid w:val="006A494E"/>
    <w:rsid w:val="006A6E43"/>
    <w:rsid w:val="006C0C69"/>
    <w:rsid w:val="006D1D76"/>
    <w:rsid w:val="006D2BCD"/>
    <w:rsid w:val="006D6F3B"/>
    <w:rsid w:val="006E1A58"/>
    <w:rsid w:val="006E3105"/>
    <w:rsid w:val="006E3879"/>
    <w:rsid w:val="006E3A11"/>
    <w:rsid w:val="006E5113"/>
    <w:rsid w:val="006F28E0"/>
    <w:rsid w:val="006F7818"/>
    <w:rsid w:val="0070318E"/>
    <w:rsid w:val="007045C5"/>
    <w:rsid w:val="0070639F"/>
    <w:rsid w:val="00710CF8"/>
    <w:rsid w:val="00715B64"/>
    <w:rsid w:val="00720E85"/>
    <w:rsid w:val="00730759"/>
    <w:rsid w:val="00736E75"/>
    <w:rsid w:val="007372F9"/>
    <w:rsid w:val="00741365"/>
    <w:rsid w:val="0074403A"/>
    <w:rsid w:val="00745806"/>
    <w:rsid w:val="00747311"/>
    <w:rsid w:val="00750E11"/>
    <w:rsid w:val="00751D53"/>
    <w:rsid w:val="00764543"/>
    <w:rsid w:val="007653EE"/>
    <w:rsid w:val="0076757A"/>
    <w:rsid w:val="0077096E"/>
    <w:rsid w:val="00770C68"/>
    <w:rsid w:val="007710A3"/>
    <w:rsid w:val="00776B24"/>
    <w:rsid w:val="00782035"/>
    <w:rsid w:val="0078233A"/>
    <w:rsid w:val="00783D35"/>
    <w:rsid w:val="0078542A"/>
    <w:rsid w:val="00786879"/>
    <w:rsid w:val="00786B6E"/>
    <w:rsid w:val="00790339"/>
    <w:rsid w:val="007906CC"/>
    <w:rsid w:val="00790D24"/>
    <w:rsid w:val="00793481"/>
    <w:rsid w:val="007947CC"/>
    <w:rsid w:val="007A247C"/>
    <w:rsid w:val="007A50C8"/>
    <w:rsid w:val="007A5DAD"/>
    <w:rsid w:val="007B3FCC"/>
    <w:rsid w:val="007B6599"/>
    <w:rsid w:val="007B6B76"/>
    <w:rsid w:val="007B7A51"/>
    <w:rsid w:val="007C52EB"/>
    <w:rsid w:val="007C54CA"/>
    <w:rsid w:val="007C702D"/>
    <w:rsid w:val="007D08E2"/>
    <w:rsid w:val="007D5070"/>
    <w:rsid w:val="007E2411"/>
    <w:rsid w:val="007E3F2E"/>
    <w:rsid w:val="007F1664"/>
    <w:rsid w:val="007F6E92"/>
    <w:rsid w:val="007F6FBC"/>
    <w:rsid w:val="007F7B1F"/>
    <w:rsid w:val="00801CE9"/>
    <w:rsid w:val="00801F73"/>
    <w:rsid w:val="00802131"/>
    <w:rsid w:val="0080333D"/>
    <w:rsid w:val="00812906"/>
    <w:rsid w:val="0081403A"/>
    <w:rsid w:val="00815007"/>
    <w:rsid w:val="00815615"/>
    <w:rsid w:val="00816D67"/>
    <w:rsid w:val="00817A6A"/>
    <w:rsid w:val="008206F0"/>
    <w:rsid w:val="00823026"/>
    <w:rsid w:val="00823267"/>
    <w:rsid w:val="008240A6"/>
    <w:rsid w:val="00825EBE"/>
    <w:rsid w:val="008265BF"/>
    <w:rsid w:val="00827BA6"/>
    <w:rsid w:val="00827F7F"/>
    <w:rsid w:val="00831860"/>
    <w:rsid w:val="00840B48"/>
    <w:rsid w:val="00841F8D"/>
    <w:rsid w:val="0084406A"/>
    <w:rsid w:val="00844AC4"/>
    <w:rsid w:val="00851EDC"/>
    <w:rsid w:val="008537EE"/>
    <w:rsid w:val="00853E72"/>
    <w:rsid w:val="0086056C"/>
    <w:rsid w:val="00863894"/>
    <w:rsid w:val="00864E82"/>
    <w:rsid w:val="008727FE"/>
    <w:rsid w:val="0087364B"/>
    <w:rsid w:val="00875492"/>
    <w:rsid w:val="0087691C"/>
    <w:rsid w:val="008812FF"/>
    <w:rsid w:val="0088276A"/>
    <w:rsid w:val="00885D00"/>
    <w:rsid w:val="008910DB"/>
    <w:rsid w:val="0089113D"/>
    <w:rsid w:val="00892603"/>
    <w:rsid w:val="00893BD6"/>
    <w:rsid w:val="008942ED"/>
    <w:rsid w:val="00895952"/>
    <w:rsid w:val="008961B7"/>
    <w:rsid w:val="00896E12"/>
    <w:rsid w:val="00896F58"/>
    <w:rsid w:val="008A0DA2"/>
    <w:rsid w:val="008B0131"/>
    <w:rsid w:val="008B171C"/>
    <w:rsid w:val="008B20CC"/>
    <w:rsid w:val="008B20EC"/>
    <w:rsid w:val="008B43E7"/>
    <w:rsid w:val="008B455D"/>
    <w:rsid w:val="008C5F1E"/>
    <w:rsid w:val="008C7005"/>
    <w:rsid w:val="008D5802"/>
    <w:rsid w:val="008D6A05"/>
    <w:rsid w:val="008D7E58"/>
    <w:rsid w:val="008E2340"/>
    <w:rsid w:val="00901FE1"/>
    <w:rsid w:val="00902200"/>
    <w:rsid w:val="00902652"/>
    <w:rsid w:val="009036C6"/>
    <w:rsid w:val="009055CC"/>
    <w:rsid w:val="0090706A"/>
    <w:rsid w:val="0091009C"/>
    <w:rsid w:val="00910E29"/>
    <w:rsid w:val="00916B8C"/>
    <w:rsid w:val="0092174E"/>
    <w:rsid w:val="00926D15"/>
    <w:rsid w:val="00931DCC"/>
    <w:rsid w:val="00933B5E"/>
    <w:rsid w:val="0094000E"/>
    <w:rsid w:val="00940322"/>
    <w:rsid w:val="00940F30"/>
    <w:rsid w:val="0094181C"/>
    <w:rsid w:val="00942D43"/>
    <w:rsid w:val="009465AE"/>
    <w:rsid w:val="009539D1"/>
    <w:rsid w:val="00956196"/>
    <w:rsid w:val="00957291"/>
    <w:rsid w:val="00957B65"/>
    <w:rsid w:val="00965E11"/>
    <w:rsid w:val="00967042"/>
    <w:rsid w:val="009760F2"/>
    <w:rsid w:val="009839A9"/>
    <w:rsid w:val="00985498"/>
    <w:rsid w:val="00992B34"/>
    <w:rsid w:val="00995DBE"/>
    <w:rsid w:val="009A109C"/>
    <w:rsid w:val="009A25B7"/>
    <w:rsid w:val="009A36E6"/>
    <w:rsid w:val="009A39A8"/>
    <w:rsid w:val="009B02A1"/>
    <w:rsid w:val="009B5D41"/>
    <w:rsid w:val="009B6315"/>
    <w:rsid w:val="009C1BE8"/>
    <w:rsid w:val="009C263A"/>
    <w:rsid w:val="009C2E96"/>
    <w:rsid w:val="009C4F2F"/>
    <w:rsid w:val="009C6966"/>
    <w:rsid w:val="009D01F4"/>
    <w:rsid w:val="009D1AD9"/>
    <w:rsid w:val="009D37F1"/>
    <w:rsid w:val="009D40DC"/>
    <w:rsid w:val="009E6A33"/>
    <w:rsid w:val="009F20A7"/>
    <w:rsid w:val="009F2613"/>
    <w:rsid w:val="009F2927"/>
    <w:rsid w:val="009F501F"/>
    <w:rsid w:val="009F5EF3"/>
    <w:rsid w:val="00A014CC"/>
    <w:rsid w:val="00A05349"/>
    <w:rsid w:val="00A062D0"/>
    <w:rsid w:val="00A0697D"/>
    <w:rsid w:val="00A128C3"/>
    <w:rsid w:val="00A13CFB"/>
    <w:rsid w:val="00A21D3E"/>
    <w:rsid w:val="00A24521"/>
    <w:rsid w:val="00A25781"/>
    <w:rsid w:val="00A261D9"/>
    <w:rsid w:val="00A336F1"/>
    <w:rsid w:val="00A34DD4"/>
    <w:rsid w:val="00A36BC2"/>
    <w:rsid w:val="00A40B33"/>
    <w:rsid w:val="00A41753"/>
    <w:rsid w:val="00A4368E"/>
    <w:rsid w:val="00A44DA3"/>
    <w:rsid w:val="00A47C4F"/>
    <w:rsid w:val="00A47CB9"/>
    <w:rsid w:val="00A50AB2"/>
    <w:rsid w:val="00A528FD"/>
    <w:rsid w:val="00A538F6"/>
    <w:rsid w:val="00A567E8"/>
    <w:rsid w:val="00A56C2B"/>
    <w:rsid w:val="00A56EED"/>
    <w:rsid w:val="00A6014F"/>
    <w:rsid w:val="00A61D0B"/>
    <w:rsid w:val="00A6213B"/>
    <w:rsid w:val="00A631D8"/>
    <w:rsid w:val="00A64734"/>
    <w:rsid w:val="00A666B2"/>
    <w:rsid w:val="00A710D2"/>
    <w:rsid w:val="00A74466"/>
    <w:rsid w:val="00A74886"/>
    <w:rsid w:val="00A83177"/>
    <w:rsid w:val="00A8554F"/>
    <w:rsid w:val="00A8759A"/>
    <w:rsid w:val="00A904CA"/>
    <w:rsid w:val="00A9273C"/>
    <w:rsid w:val="00A93D0E"/>
    <w:rsid w:val="00AA33E4"/>
    <w:rsid w:val="00AA468F"/>
    <w:rsid w:val="00AA523B"/>
    <w:rsid w:val="00AA7A9C"/>
    <w:rsid w:val="00AB12EF"/>
    <w:rsid w:val="00AB1B15"/>
    <w:rsid w:val="00AB3231"/>
    <w:rsid w:val="00AB380B"/>
    <w:rsid w:val="00AB4C99"/>
    <w:rsid w:val="00AB5B13"/>
    <w:rsid w:val="00AB6812"/>
    <w:rsid w:val="00AD1161"/>
    <w:rsid w:val="00AD6C8D"/>
    <w:rsid w:val="00AD77C9"/>
    <w:rsid w:val="00AE1442"/>
    <w:rsid w:val="00AE1B6D"/>
    <w:rsid w:val="00AE33EB"/>
    <w:rsid w:val="00AE6EF8"/>
    <w:rsid w:val="00AF2BE3"/>
    <w:rsid w:val="00AF577E"/>
    <w:rsid w:val="00AF612F"/>
    <w:rsid w:val="00AF70C2"/>
    <w:rsid w:val="00B0302B"/>
    <w:rsid w:val="00B045B7"/>
    <w:rsid w:val="00B10B2E"/>
    <w:rsid w:val="00B11D57"/>
    <w:rsid w:val="00B1408A"/>
    <w:rsid w:val="00B17765"/>
    <w:rsid w:val="00B20CCC"/>
    <w:rsid w:val="00B22279"/>
    <w:rsid w:val="00B2227C"/>
    <w:rsid w:val="00B23C8E"/>
    <w:rsid w:val="00B24109"/>
    <w:rsid w:val="00B25F5E"/>
    <w:rsid w:val="00B261F9"/>
    <w:rsid w:val="00B408FF"/>
    <w:rsid w:val="00B42F8D"/>
    <w:rsid w:val="00B476B2"/>
    <w:rsid w:val="00B529BC"/>
    <w:rsid w:val="00B52F19"/>
    <w:rsid w:val="00B54590"/>
    <w:rsid w:val="00B55ECD"/>
    <w:rsid w:val="00B5641A"/>
    <w:rsid w:val="00B57CBB"/>
    <w:rsid w:val="00B61D8E"/>
    <w:rsid w:val="00B62627"/>
    <w:rsid w:val="00B62EB5"/>
    <w:rsid w:val="00B6541D"/>
    <w:rsid w:val="00B67668"/>
    <w:rsid w:val="00B67903"/>
    <w:rsid w:val="00B7019C"/>
    <w:rsid w:val="00B72B6E"/>
    <w:rsid w:val="00B77DBB"/>
    <w:rsid w:val="00B77EFA"/>
    <w:rsid w:val="00B80427"/>
    <w:rsid w:val="00B804CE"/>
    <w:rsid w:val="00B809A9"/>
    <w:rsid w:val="00B826D4"/>
    <w:rsid w:val="00B83BC5"/>
    <w:rsid w:val="00B91ED3"/>
    <w:rsid w:val="00B929AE"/>
    <w:rsid w:val="00B92FD9"/>
    <w:rsid w:val="00B9424B"/>
    <w:rsid w:val="00B945DB"/>
    <w:rsid w:val="00B965E8"/>
    <w:rsid w:val="00BA16F7"/>
    <w:rsid w:val="00BA18C5"/>
    <w:rsid w:val="00BA2100"/>
    <w:rsid w:val="00BA4D21"/>
    <w:rsid w:val="00BA7A36"/>
    <w:rsid w:val="00BB4334"/>
    <w:rsid w:val="00BB4FDF"/>
    <w:rsid w:val="00BB5CDF"/>
    <w:rsid w:val="00BB684F"/>
    <w:rsid w:val="00BC0948"/>
    <w:rsid w:val="00BC1F07"/>
    <w:rsid w:val="00BC2947"/>
    <w:rsid w:val="00BC4CF7"/>
    <w:rsid w:val="00BC5EB6"/>
    <w:rsid w:val="00BC763E"/>
    <w:rsid w:val="00BD3C14"/>
    <w:rsid w:val="00BD4BAB"/>
    <w:rsid w:val="00BD590D"/>
    <w:rsid w:val="00BD6013"/>
    <w:rsid w:val="00BE0093"/>
    <w:rsid w:val="00BE07B3"/>
    <w:rsid w:val="00BE1137"/>
    <w:rsid w:val="00BE2F60"/>
    <w:rsid w:val="00BE6493"/>
    <w:rsid w:val="00BE7F7B"/>
    <w:rsid w:val="00BF40C3"/>
    <w:rsid w:val="00BF7294"/>
    <w:rsid w:val="00BF7983"/>
    <w:rsid w:val="00C01A1B"/>
    <w:rsid w:val="00C0576A"/>
    <w:rsid w:val="00C11C02"/>
    <w:rsid w:val="00C12B07"/>
    <w:rsid w:val="00C134D7"/>
    <w:rsid w:val="00C13DA8"/>
    <w:rsid w:val="00C21F7B"/>
    <w:rsid w:val="00C26C8B"/>
    <w:rsid w:val="00C34462"/>
    <w:rsid w:val="00C36ECB"/>
    <w:rsid w:val="00C451F2"/>
    <w:rsid w:val="00C452C9"/>
    <w:rsid w:val="00C453AB"/>
    <w:rsid w:val="00C503E0"/>
    <w:rsid w:val="00C53F2F"/>
    <w:rsid w:val="00C54BD4"/>
    <w:rsid w:val="00C55641"/>
    <w:rsid w:val="00C62C53"/>
    <w:rsid w:val="00C649E0"/>
    <w:rsid w:val="00C664E3"/>
    <w:rsid w:val="00C72A1A"/>
    <w:rsid w:val="00C76AA7"/>
    <w:rsid w:val="00C7767F"/>
    <w:rsid w:val="00C812EE"/>
    <w:rsid w:val="00C830DF"/>
    <w:rsid w:val="00C8625B"/>
    <w:rsid w:val="00C87D96"/>
    <w:rsid w:val="00C90C3D"/>
    <w:rsid w:val="00C917FF"/>
    <w:rsid w:val="00C929F7"/>
    <w:rsid w:val="00C93151"/>
    <w:rsid w:val="00C941EB"/>
    <w:rsid w:val="00C94995"/>
    <w:rsid w:val="00C95F5A"/>
    <w:rsid w:val="00CA2428"/>
    <w:rsid w:val="00CA294B"/>
    <w:rsid w:val="00CA3081"/>
    <w:rsid w:val="00CA3C6B"/>
    <w:rsid w:val="00CA4524"/>
    <w:rsid w:val="00CA71DF"/>
    <w:rsid w:val="00CB063E"/>
    <w:rsid w:val="00CB410E"/>
    <w:rsid w:val="00CC0B4C"/>
    <w:rsid w:val="00CC0BF0"/>
    <w:rsid w:val="00CC4AF0"/>
    <w:rsid w:val="00CD0F60"/>
    <w:rsid w:val="00CD2530"/>
    <w:rsid w:val="00CD3710"/>
    <w:rsid w:val="00CD4272"/>
    <w:rsid w:val="00CD63CC"/>
    <w:rsid w:val="00CE4B96"/>
    <w:rsid w:val="00CF19CE"/>
    <w:rsid w:val="00CF1D95"/>
    <w:rsid w:val="00CF76E2"/>
    <w:rsid w:val="00D0411A"/>
    <w:rsid w:val="00D04150"/>
    <w:rsid w:val="00D047EE"/>
    <w:rsid w:val="00D1036A"/>
    <w:rsid w:val="00D12FF0"/>
    <w:rsid w:val="00D13A75"/>
    <w:rsid w:val="00D15A0D"/>
    <w:rsid w:val="00D178AB"/>
    <w:rsid w:val="00D20D46"/>
    <w:rsid w:val="00D24907"/>
    <w:rsid w:val="00D25B07"/>
    <w:rsid w:val="00D32B54"/>
    <w:rsid w:val="00D349B7"/>
    <w:rsid w:val="00D510BB"/>
    <w:rsid w:val="00D52C22"/>
    <w:rsid w:val="00D608A9"/>
    <w:rsid w:val="00D65571"/>
    <w:rsid w:val="00D71C19"/>
    <w:rsid w:val="00D7365A"/>
    <w:rsid w:val="00D75EBC"/>
    <w:rsid w:val="00D8440D"/>
    <w:rsid w:val="00D90703"/>
    <w:rsid w:val="00D915D9"/>
    <w:rsid w:val="00D95272"/>
    <w:rsid w:val="00DA2141"/>
    <w:rsid w:val="00DA2B44"/>
    <w:rsid w:val="00DA47A0"/>
    <w:rsid w:val="00DA6CE6"/>
    <w:rsid w:val="00DB29EA"/>
    <w:rsid w:val="00DB368E"/>
    <w:rsid w:val="00DB4F97"/>
    <w:rsid w:val="00DB5A8C"/>
    <w:rsid w:val="00DB6538"/>
    <w:rsid w:val="00DC0A0C"/>
    <w:rsid w:val="00DC1920"/>
    <w:rsid w:val="00DC2194"/>
    <w:rsid w:val="00DC3359"/>
    <w:rsid w:val="00DC3F39"/>
    <w:rsid w:val="00DC65AF"/>
    <w:rsid w:val="00DD0A1E"/>
    <w:rsid w:val="00DD1C01"/>
    <w:rsid w:val="00DD280C"/>
    <w:rsid w:val="00DD79B3"/>
    <w:rsid w:val="00DE4687"/>
    <w:rsid w:val="00DE51EB"/>
    <w:rsid w:val="00DF03AB"/>
    <w:rsid w:val="00DF2E65"/>
    <w:rsid w:val="00DF4137"/>
    <w:rsid w:val="00DF4B15"/>
    <w:rsid w:val="00E05D5A"/>
    <w:rsid w:val="00E06AF1"/>
    <w:rsid w:val="00E11676"/>
    <w:rsid w:val="00E13BB6"/>
    <w:rsid w:val="00E13D28"/>
    <w:rsid w:val="00E14B92"/>
    <w:rsid w:val="00E151E4"/>
    <w:rsid w:val="00E16DC7"/>
    <w:rsid w:val="00E22C3A"/>
    <w:rsid w:val="00E26F38"/>
    <w:rsid w:val="00E30FDE"/>
    <w:rsid w:val="00E31B3D"/>
    <w:rsid w:val="00E35AB3"/>
    <w:rsid w:val="00E36136"/>
    <w:rsid w:val="00E40590"/>
    <w:rsid w:val="00E41553"/>
    <w:rsid w:val="00E474C8"/>
    <w:rsid w:val="00E5019C"/>
    <w:rsid w:val="00E52C40"/>
    <w:rsid w:val="00E52E84"/>
    <w:rsid w:val="00E574AC"/>
    <w:rsid w:val="00E57897"/>
    <w:rsid w:val="00E60151"/>
    <w:rsid w:val="00E616CA"/>
    <w:rsid w:val="00E65143"/>
    <w:rsid w:val="00E7327F"/>
    <w:rsid w:val="00E763DE"/>
    <w:rsid w:val="00E77815"/>
    <w:rsid w:val="00E77A2A"/>
    <w:rsid w:val="00E803F5"/>
    <w:rsid w:val="00E863FA"/>
    <w:rsid w:val="00E93EF5"/>
    <w:rsid w:val="00E95BC9"/>
    <w:rsid w:val="00E9722C"/>
    <w:rsid w:val="00EA522D"/>
    <w:rsid w:val="00EA6917"/>
    <w:rsid w:val="00EA7C4F"/>
    <w:rsid w:val="00EB45E2"/>
    <w:rsid w:val="00EB5824"/>
    <w:rsid w:val="00EC1DFA"/>
    <w:rsid w:val="00EC25BB"/>
    <w:rsid w:val="00EC2DCE"/>
    <w:rsid w:val="00EC3984"/>
    <w:rsid w:val="00EC5806"/>
    <w:rsid w:val="00ED01CE"/>
    <w:rsid w:val="00ED2B84"/>
    <w:rsid w:val="00ED6D38"/>
    <w:rsid w:val="00ED7AD0"/>
    <w:rsid w:val="00ED7DF9"/>
    <w:rsid w:val="00EE01C7"/>
    <w:rsid w:val="00EE0D6F"/>
    <w:rsid w:val="00EE170F"/>
    <w:rsid w:val="00EE3521"/>
    <w:rsid w:val="00EF30C9"/>
    <w:rsid w:val="00EF403C"/>
    <w:rsid w:val="00EF6E22"/>
    <w:rsid w:val="00F009CC"/>
    <w:rsid w:val="00F03EB7"/>
    <w:rsid w:val="00F0568D"/>
    <w:rsid w:val="00F07AB7"/>
    <w:rsid w:val="00F11155"/>
    <w:rsid w:val="00F1184D"/>
    <w:rsid w:val="00F2146F"/>
    <w:rsid w:val="00F226AD"/>
    <w:rsid w:val="00F257E2"/>
    <w:rsid w:val="00F278CB"/>
    <w:rsid w:val="00F30EFD"/>
    <w:rsid w:val="00F36536"/>
    <w:rsid w:val="00F446E1"/>
    <w:rsid w:val="00F46BBA"/>
    <w:rsid w:val="00F5044F"/>
    <w:rsid w:val="00F515A1"/>
    <w:rsid w:val="00F53385"/>
    <w:rsid w:val="00F55003"/>
    <w:rsid w:val="00F6020D"/>
    <w:rsid w:val="00F61CBB"/>
    <w:rsid w:val="00F620C3"/>
    <w:rsid w:val="00F635B5"/>
    <w:rsid w:val="00F638DD"/>
    <w:rsid w:val="00F6657A"/>
    <w:rsid w:val="00F71DAA"/>
    <w:rsid w:val="00F82412"/>
    <w:rsid w:val="00F82566"/>
    <w:rsid w:val="00F8493E"/>
    <w:rsid w:val="00F861FC"/>
    <w:rsid w:val="00F868F5"/>
    <w:rsid w:val="00F86C04"/>
    <w:rsid w:val="00F9388E"/>
    <w:rsid w:val="00F94E5E"/>
    <w:rsid w:val="00F97EAA"/>
    <w:rsid w:val="00FA0F47"/>
    <w:rsid w:val="00FA4051"/>
    <w:rsid w:val="00FA45A6"/>
    <w:rsid w:val="00FA50E1"/>
    <w:rsid w:val="00FA6F38"/>
    <w:rsid w:val="00FC6A70"/>
    <w:rsid w:val="00FD2C6B"/>
    <w:rsid w:val="00FD766C"/>
    <w:rsid w:val="00FD7F9A"/>
    <w:rsid w:val="00FE59F2"/>
    <w:rsid w:val="00FE7B8A"/>
    <w:rsid w:val="00FF5DA1"/>
    <w:rsid w:val="00FF794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85346"/>
    <o:shapelayout v:ext="edit">
      <o:idmap v:ext="edit" data="1"/>
      <o:rules v:ext="edit">
        <o:r id="V:Rule5" type="connector" idref="#_x0000_s1062"/>
        <o:r id="V:Rule6" type="connector" idref="#_x0000_s1068"/>
        <o:r id="V:Rule7" type="connector" idref="#_x0000_s1064"/>
        <o:r id="V:Rule8" type="connector" idref="#_x0000_s106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
    <w:name w:val="Normal"/>
    <w:qFormat/>
    <w:rsid w:val="00ED7AD0"/>
    <w:pPr>
      <w:widowControl w:val="0"/>
      <w:jc w:val="both"/>
    </w:pPr>
    <w:rPr>
      <w:kern w:val="2"/>
      <w:sz w:val="21"/>
      <w:szCs w:val="24"/>
    </w:rPr>
  </w:style>
  <w:style w:type="paragraph" w:styleId="10">
    <w:name w:val="heading 1"/>
    <w:basedOn w:val="a"/>
    <w:next w:val="a"/>
    <w:link w:val="1Char"/>
    <w:qFormat/>
    <w:rsid w:val="00CB063E"/>
    <w:pPr>
      <w:keepNext/>
      <w:keepLines/>
      <w:spacing w:before="600" w:after="400" w:line="400" w:lineRule="exact"/>
      <w:ind w:left="336" w:hangingChars="336" w:hanging="336"/>
      <w:jc w:val="center"/>
      <w:outlineLvl w:val="0"/>
    </w:pPr>
    <w:rPr>
      <w:rFonts w:ascii="黑体" w:eastAsia="黑体"/>
      <w:b/>
      <w:bCs/>
      <w:kern w:val="0"/>
      <w:sz w:val="32"/>
      <w:szCs w:val="44"/>
    </w:rPr>
  </w:style>
  <w:style w:type="paragraph" w:styleId="20">
    <w:name w:val="heading 2"/>
    <w:basedOn w:val="a"/>
    <w:next w:val="a"/>
    <w:qFormat/>
    <w:rsid w:val="00BA18C5"/>
    <w:pPr>
      <w:keepNext/>
      <w:keepLines/>
      <w:tabs>
        <w:tab w:val="right" w:pos="8316"/>
      </w:tabs>
      <w:spacing w:before="100" w:beforeAutospacing="1" w:after="100" w:afterAutospacing="1" w:line="400" w:lineRule="exact"/>
      <w:outlineLvl w:val="1"/>
    </w:pPr>
    <w:rPr>
      <w:rFonts w:ascii="Arial" w:eastAsia="黑体" w:hAnsi="Arial"/>
      <w:bCs/>
      <w:sz w:val="28"/>
      <w:szCs w:val="32"/>
    </w:rPr>
  </w:style>
  <w:style w:type="paragraph" w:styleId="3">
    <w:name w:val="heading 3"/>
    <w:basedOn w:val="a"/>
    <w:next w:val="a"/>
    <w:qFormat/>
    <w:rsid w:val="00BA18C5"/>
    <w:pPr>
      <w:keepNext/>
      <w:keepLines/>
      <w:spacing w:before="100" w:beforeAutospacing="1" w:after="100" w:afterAutospacing="1" w:line="400" w:lineRule="exact"/>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rsid w:val="00ED7AD0"/>
    <w:rPr>
      <w:rFonts w:eastAsia="楷体_GB2312"/>
      <w:sz w:val="24"/>
    </w:rPr>
  </w:style>
  <w:style w:type="paragraph" w:styleId="a4">
    <w:name w:val="header"/>
    <w:basedOn w:val="a"/>
    <w:link w:val="Char0"/>
    <w:uiPriority w:val="99"/>
    <w:rsid w:val="00C664E3"/>
    <w:pPr>
      <w:pBdr>
        <w:bottom w:val="single" w:sz="6" w:space="1" w:color="auto"/>
      </w:pBdr>
      <w:tabs>
        <w:tab w:val="center" w:pos="4153"/>
        <w:tab w:val="right" w:pos="8306"/>
      </w:tabs>
      <w:snapToGrid w:val="0"/>
      <w:jc w:val="center"/>
    </w:pPr>
    <w:rPr>
      <w:sz w:val="18"/>
      <w:szCs w:val="21"/>
    </w:rPr>
  </w:style>
  <w:style w:type="paragraph" w:styleId="a5">
    <w:name w:val="footer"/>
    <w:basedOn w:val="a"/>
    <w:link w:val="Char1"/>
    <w:uiPriority w:val="99"/>
    <w:rsid w:val="00ED7AD0"/>
    <w:pPr>
      <w:tabs>
        <w:tab w:val="center" w:pos="4153"/>
        <w:tab w:val="right" w:pos="8306"/>
      </w:tabs>
      <w:snapToGrid w:val="0"/>
      <w:jc w:val="left"/>
    </w:pPr>
    <w:rPr>
      <w:sz w:val="18"/>
      <w:szCs w:val="18"/>
    </w:rPr>
  </w:style>
  <w:style w:type="character" w:styleId="a6">
    <w:name w:val="page number"/>
    <w:basedOn w:val="a0"/>
    <w:rsid w:val="00ED7AD0"/>
  </w:style>
  <w:style w:type="paragraph" w:styleId="a7">
    <w:name w:val="Body Text Indent"/>
    <w:basedOn w:val="a"/>
    <w:rsid w:val="00ED7AD0"/>
    <w:pPr>
      <w:spacing w:after="120"/>
      <w:ind w:leftChars="200" w:left="420"/>
    </w:pPr>
  </w:style>
  <w:style w:type="paragraph" w:styleId="11">
    <w:name w:val="toc 1"/>
    <w:basedOn w:val="a"/>
    <w:next w:val="a"/>
    <w:autoRedefine/>
    <w:uiPriority w:val="39"/>
    <w:rsid w:val="00E5019C"/>
    <w:pPr>
      <w:tabs>
        <w:tab w:val="right" w:leader="dot" w:pos="9061"/>
      </w:tabs>
      <w:spacing w:line="300" w:lineRule="auto"/>
      <w:jc w:val="center"/>
    </w:pPr>
    <w:rPr>
      <w:b/>
      <w:bCs/>
      <w:caps/>
      <w:sz w:val="24"/>
      <w:szCs w:val="20"/>
    </w:rPr>
  </w:style>
  <w:style w:type="paragraph" w:styleId="21">
    <w:name w:val="toc 2"/>
    <w:basedOn w:val="a"/>
    <w:next w:val="a"/>
    <w:autoRedefine/>
    <w:uiPriority w:val="39"/>
    <w:rsid w:val="00E52E84"/>
    <w:pPr>
      <w:tabs>
        <w:tab w:val="right" w:leader="dot" w:pos="9061"/>
      </w:tabs>
      <w:spacing w:line="300" w:lineRule="auto"/>
      <w:ind w:left="397"/>
      <w:jc w:val="left"/>
      <w:outlineLvl w:val="1"/>
    </w:pPr>
    <w:rPr>
      <w:smallCaps/>
      <w:szCs w:val="20"/>
    </w:rPr>
  </w:style>
  <w:style w:type="paragraph" w:styleId="30">
    <w:name w:val="toc 3"/>
    <w:basedOn w:val="a"/>
    <w:next w:val="a"/>
    <w:autoRedefine/>
    <w:uiPriority w:val="39"/>
    <w:rsid w:val="007A50C8"/>
    <w:pPr>
      <w:tabs>
        <w:tab w:val="right" w:leader="dot" w:pos="9061"/>
      </w:tabs>
      <w:spacing w:line="300" w:lineRule="auto"/>
      <w:ind w:left="851"/>
      <w:jc w:val="left"/>
      <w:outlineLvl w:val="2"/>
    </w:pPr>
    <w:rPr>
      <w:iCs/>
      <w:szCs w:val="20"/>
    </w:rPr>
  </w:style>
  <w:style w:type="character" w:styleId="a8">
    <w:name w:val="Hyperlink"/>
    <w:uiPriority w:val="99"/>
    <w:rsid w:val="00ED7AD0"/>
    <w:rPr>
      <w:color w:val="0000FF"/>
      <w:u w:val="single"/>
    </w:rPr>
  </w:style>
  <w:style w:type="paragraph" w:styleId="a9">
    <w:name w:val="Document Map"/>
    <w:basedOn w:val="a"/>
    <w:semiHidden/>
    <w:rsid w:val="00ED7AD0"/>
    <w:pPr>
      <w:shd w:val="clear" w:color="auto" w:fill="000080"/>
    </w:pPr>
  </w:style>
  <w:style w:type="character" w:customStyle="1" w:styleId="3Char">
    <w:name w:val="标题 3 Char"/>
    <w:rsid w:val="00ED7AD0"/>
    <w:rPr>
      <w:rFonts w:eastAsia="宋体"/>
      <w:b/>
      <w:bCs/>
      <w:kern w:val="2"/>
      <w:sz w:val="32"/>
      <w:szCs w:val="32"/>
      <w:lang w:val="en-US" w:eastAsia="zh-CN" w:bidi="ar-SA"/>
    </w:rPr>
  </w:style>
  <w:style w:type="character" w:customStyle="1" w:styleId="2Char">
    <w:name w:val="标题 2 Char"/>
    <w:rsid w:val="00ED7AD0"/>
    <w:rPr>
      <w:rFonts w:ascii="Arial" w:eastAsia="黑体" w:hAnsi="Arial"/>
      <w:b/>
      <w:bCs/>
      <w:kern w:val="2"/>
      <w:sz w:val="32"/>
      <w:szCs w:val="32"/>
      <w:lang w:val="en-US" w:eastAsia="zh-CN" w:bidi="ar-SA"/>
    </w:rPr>
  </w:style>
  <w:style w:type="character" w:styleId="aa">
    <w:name w:val="annotation reference"/>
    <w:semiHidden/>
    <w:rsid w:val="00ED7AD0"/>
    <w:rPr>
      <w:sz w:val="21"/>
      <w:szCs w:val="21"/>
    </w:rPr>
  </w:style>
  <w:style w:type="paragraph" w:styleId="ab">
    <w:name w:val="annotation text"/>
    <w:basedOn w:val="a"/>
    <w:link w:val="Char2"/>
    <w:rsid w:val="00ED7AD0"/>
    <w:pPr>
      <w:jc w:val="left"/>
    </w:pPr>
  </w:style>
  <w:style w:type="paragraph" w:styleId="ac">
    <w:name w:val="annotation subject"/>
    <w:basedOn w:val="ab"/>
    <w:next w:val="ab"/>
    <w:semiHidden/>
    <w:rsid w:val="00ED7AD0"/>
    <w:rPr>
      <w:b/>
      <w:bCs/>
    </w:rPr>
  </w:style>
  <w:style w:type="paragraph" w:styleId="ad">
    <w:name w:val="Balloon Text"/>
    <w:basedOn w:val="a"/>
    <w:semiHidden/>
    <w:rsid w:val="00ED7AD0"/>
    <w:rPr>
      <w:sz w:val="18"/>
      <w:szCs w:val="18"/>
    </w:rPr>
  </w:style>
  <w:style w:type="paragraph" w:customStyle="1" w:styleId="31">
    <w:name w:val="样式 标题 3 + 小四 非加粗"/>
    <w:basedOn w:val="3"/>
    <w:rsid w:val="00ED7AD0"/>
    <w:pPr>
      <w:jc w:val="right"/>
    </w:pPr>
    <w:rPr>
      <w:bCs w:val="0"/>
    </w:rPr>
  </w:style>
  <w:style w:type="paragraph" w:styleId="22">
    <w:name w:val="Body Text Indent 2"/>
    <w:basedOn w:val="a"/>
    <w:rsid w:val="00ED7AD0"/>
    <w:pPr>
      <w:spacing w:line="360" w:lineRule="auto"/>
      <w:ind w:firstLineChars="200" w:firstLine="480"/>
    </w:pPr>
    <w:rPr>
      <w:rFonts w:ascii="宋体" w:hAnsi="宋体"/>
      <w:sz w:val="24"/>
    </w:rPr>
  </w:style>
  <w:style w:type="paragraph" w:customStyle="1" w:styleId="ae">
    <w:name w:val="姓名"/>
    <w:basedOn w:val="a3"/>
    <w:rsid w:val="00AB6812"/>
    <w:pPr>
      <w:widowControl/>
      <w:tabs>
        <w:tab w:val="left" w:pos="4253"/>
      </w:tabs>
      <w:overflowPunct w:val="0"/>
      <w:autoSpaceDE w:val="0"/>
      <w:autoSpaceDN w:val="0"/>
      <w:adjustRightInd w:val="0"/>
      <w:spacing w:line="360" w:lineRule="auto"/>
      <w:ind w:left="1077" w:right="1066"/>
      <w:textAlignment w:val="baseline"/>
    </w:pPr>
    <w:rPr>
      <w:rFonts w:eastAsia="華康中楷體"/>
      <w:kern w:val="0"/>
      <w:sz w:val="26"/>
      <w:szCs w:val="20"/>
      <w:lang w:eastAsia="zh-TW"/>
    </w:rPr>
  </w:style>
  <w:style w:type="character" w:customStyle="1" w:styleId="Char0">
    <w:name w:val="页眉 Char"/>
    <w:link w:val="a4"/>
    <w:uiPriority w:val="99"/>
    <w:rsid w:val="00C664E3"/>
    <w:rPr>
      <w:kern w:val="2"/>
      <w:sz w:val="18"/>
      <w:szCs w:val="21"/>
    </w:rPr>
  </w:style>
  <w:style w:type="character" w:customStyle="1" w:styleId="Char1">
    <w:name w:val="页脚 Char"/>
    <w:link w:val="a5"/>
    <w:uiPriority w:val="99"/>
    <w:rsid w:val="007D5070"/>
    <w:rPr>
      <w:kern w:val="2"/>
      <w:sz w:val="18"/>
      <w:szCs w:val="18"/>
    </w:rPr>
  </w:style>
  <w:style w:type="character" w:styleId="af">
    <w:name w:val="Strong"/>
    <w:qFormat/>
    <w:rsid w:val="0022188B"/>
    <w:rPr>
      <w:b/>
      <w:bCs/>
    </w:rPr>
  </w:style>
  <w:style w:type="paragraph" w:customStyle="1" w:styleId="32">
    <w:name w:val="样式 标题 3 + 黑体 小四 非加粗"/>
    <w:basedOn w:val="3"/>
    <w:rsid w:val="00CB063E"/>
    <w:pPr>
      <w:spacing w:line="415" w:lineRule="auto"/>
    </w:pPr>
    <w:rPr>
      <w:rFonts w:ascii="黑体" w:hAnsi="黑体"/>
      <w:bCs w:val="0"/>
    </w:rPr>
  </w:style>
  <w:style w:type="paragraph" w:styleId="TOC">
    <w:name w:val="TOC Heading"/>
    <w:basedOn w:val="10"/>
    <w:next w:val="a"/>
    <w:uiPriority w:val="39"/>
    <w:qFormat/>
    <w:rsid w:val="0070639F"/>
    <w:pPr>
      <w:widowControl/>
      <w:spacing w:before="480" w:after="0" w:line="276" w:lineRule="auto"/>
      <w:ind w:left="0" w:firstLineChars="0" w:firstLine="0"/>
      <w:jc w:val="left"/>
      <w:outlineLvl w:val="9"/>
    </w:pPr>
    <w:rPr>
      <w:rFonts w:ascii="Cambria" w:eastAsia="宋体" w:hAnsi="Cambria"/>
      <w:color w:val="365F91"/>
      <w:sz w:val="28"/>
      <w:szCs w:val="28"/>
    </w:rPr>
  </w:style>
  <w:style w:type="character" w:styleId="af0">
    <w:name w:val="FollowedHyperlink"/>
    <w:basedOn w:val="a0"/>
    <w:rsid w:val="00C36ECB"/>
    <w:rPr>
      <w:color w:val="800080"/>
      <w:u w:val="single"/>
    </w:rPr>
  </w:style>
  <w:style w:type="table" w:styleId="af1">
    <w:name w:val="Table Grid"/>
    <w:basedOn w:val="a1"/>
    <w:rsid w:val="003C2AB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
    <w:name w:val="toc 4"/>
    <w:basedOn w:val="a"/>
    <w:next w:val="a"/>
    <w:autoRedefine/>
    <w:semiHidden/>
    <w:rsid w:val="007A50C8"/>
    <w:pPr>
      <w:ind w:left="630"/>
      <w:jc w:val="left"/>
    </w:pPr>
    <w:rPr>
      <w:sz w:val="18"/>
      <w:szCs w:val="18"/>
    </w:rPr>
  </w:style>
  <w:style w:type="paragraph" w:styleId="5">
    <w:name w:val="toc 5"/>
    <w:basedOn w:val="a"/>
    <w:next w:val="a"/>
    <w:autoRedefine/>
    <w:semiHidden/>
    <w:rsid w:val="007A50C8"/>
    <w:pPr>
      <w:ind w:left="840"/>
      <w:jc w:val="left"/>
    </w:pPr>
    <w:rPr>
      <w:sz w:val="18"/>
      <w:szCs w:val="18"/>
    </w:rPr>
  </w:style>
  <w:style w:type="paragraph" w:styleId="6">
    <w:name w:val="toc 6"/>
    <w:basedOn w:val="a"/>
    <w:next w:val="a"/>
    <w:autoRedefine/>
    <w:semiHidden/>
    <w:rsid w:val="007A50C8"/>
    <w:pPr>
      <w:ind w:left="1050"/>
      <w:jc w:val="left"/>
    </w:pPr>
    <w:rPr>
      <w:sz w:val="18"/>
      <w:szCs w:val="18"/>
    </w:rPr>
  </w:style>
  <w:style w:type="paragraph" w:styleId="7">
    <w:name w:val="toc 7"/>
    <w:basedOn w:val="a"/>
    <w:next w:val="a"/>
    <w:autoRedefine/>
    <w:semiHidden/>
    <w:rsid w:val="007A50C8"/>
    <w:pPr>
      <w:ind w:left="1260"/>
      <w:jc w:val="left"/>
    </w:pPr>
    <w:rPr>
      <w:sz w:val="18"/>
      <w:szCs w:val="18"/>
    </w:rPr>
  </w:style>
  <w:style w:type="paragraph" w:styleId="8">
    <w:name w:val="toc 8"/>
    <w:basedOn w:val="a"/>
    <w:next w:val="a"/>
    <w:autoRedefine/>
    <w:semiHidden/>
    <w:rsid w:val="007A50C8"/>
    <w:pPr>
      <w:ind w:left="1470"/>
      <w:jc w:val="left"/>
    </w:pPr>
    <w:rPr>
      <w:sz w:val="18"/>
      <w:szCs w:val="18"/>
    </w:rPr>
  </w:style>
  <w:style w:type="paragraph" w:styleId="9">
    <w:name w:val="toc 9"/>
    <w:basedOn w:val="a"/>
    <w:next w:val="a"/>
    <w:autoRedefine/>
    <w:semiHidden/>
    <w:rsid w:val="007A50C8"/>
    <w:pPr>
      <w:ind w:left="1680"/>
      <w:jc w:val="left"/>
    </w:pPr>
    <w:rPr>
      <w:sz w:val="18"/>
      <w:szCs w:val="18"/>
    </w:rPr>
  </w:style>
  <w:style w:type="character" w:customStyle="1" w:styleId="Char2">
    <w:name w:val="批注文字 Char"/>
    <w:basedOn w:val="a0"/>
    <w:link w:val="ab"/>
    <w:rsid w:val="0032384F"/>
    <w:rPr>
      <w:kern w:val="2"/>
      <w:sz w:val="21"/>
      <w:szCs w:val="24"/>
    </w:rPr>
  </w:style>
  <w:style w:type="character" w:styleId="af2">
    <w:name w:val="Placeholder Text"/>
    <w:basedOn w:val="a0"/>
    <w:uiPriority w:val="99"/>
    <w:semiHidden/>
    <w:rsid w:val="005104FC"/>
    <w:rPr>
      <w:color w:val="808080"/>
    </w:rPr>
  </w:style>
  <w:style w:type="paragraph" w:styleId="af3">
    <w:name w:val="List Paragraph"/>
    <w:basedOn w:val="a"/>
    <w:uiPriority w:val="34"/>
    <w:qFormat/>
    <w:rsid w:val="00685F2A"/>
    <w:pPr>
      <w:ind w:firstLineChars="200" w:firstLine="420"/>
    </w:pPr>
  </w:style>
  <w:style w:type="paragraph" w:styleId="af4">
    <w:name w:val="Normal (Web)"/>
    <w:basedOn w:val="a"/>
    <w:rsid w:val="003773C8"/>
    <w:rPr>
      <w:sz w:val="24"/>
    </w:rPr>
  </w:style>
  <w:style w:type="character" w:customStyle="1" w:styleId="1Char">
    <w:name w:val="标题 1 Char"/>
    <w:link w:val="10"/>
    <w:rsid w:val="00D15A0D"/>
    <w:rPr>
      <w:rFonts w:ascii="黑体" w:eastAsia="黑体"/>
      <w:b/>
      <w:bCs/>
      <w:sz w:val="32"/>
      <w:szCs w:val="44"/>
    </w:rPr>
  </w:style>
  <w:style w:type="paragraph" w:styleId="af5">
    <w:name w:val="Date"/>
    <w:basedOn w:val="a"/>
    <w:next w:val="a"/>
    <w:link w:val="Char3"/>
    <w:rsid w:val="00CC0BF0"/>
    <w:pPr>
      <w:ind w:leftChars="2500" w:left="100"/>
    </w:pPr>
  </w:style>
  <w:style w:type="character" w:customStyle="1" w:styleId="Char3">
    <w:name w:val="日期 Char"/>
    <w:basedOn w:val="a0"/>
    <w:link w:val="af5"/>
    <w:rsid w:val="00CC0BF0"/>
    <w:rPr>
      <w:kern w:val="2"/>
      <w:sz w:val="21"/>
      <w:szCs w:val="24"/>
    </w:rPr>
  </w:style>
  <w:style w:type="paragraph" w:styleId="af6">
    <w:name w:val="Plain Text"/>
    <w:basedOn w:val="a"/>
    <w:link w:val="Char4"/>
    <w:unhideWhenUsed/>
    <w:rsid w:val="00CC0BF0"/>
    <w:rPr>
      <w:rFonts w:ascii="宋体" w:hAnsi="Courier New" w:cs="Courier New"/>
      <w:szCs w:val="21"/>
    </w:rPr>
  </w:style>
  <w:style w:type="character" w:customStyle="1" w:styleId="Char4">
    <w:name w:val="纯文本 Char"/>
    <w:basedOn w:val="a0"/>
    <w:link w:val="af6"/>
    <w:rsid w:val="00CC0BF0"/>
    <w:rPr>
      <w:rFonts w:ascii="宋体" w:hAnsi="Courier New" w:cs="Courier New"/>
      <w:kern w:val="2"/>
      <w:sz w:val="21"/>
      <w:szCs w:val="21"/>
    </w:rPr>
  </w:style>
  <w:style w:type="character" w:customStyle="1" w:styleId="Char">
    <w:name w:val="正文文本 Char"/>
    <w:basedOn w:val="a0"/>
    <w:link w:val="a3"/>
    <w:rsid w:val="00ED7DF9"/>
    <w:rPr>
      <w:rFonts w:eastAsia="楷体_GB2312"/>
      <w:kern w:val="2"/>
      <w:sz w:val="24"/>
      <w:szCs w:val="24"/>
    </w:rPr>
  </w:style>
  <w:style w:type="numbering" w:customStyle="1" w:styleId="1">
    <w:name w:val="样式1"/>
    <w:uiPriority w:val="99"/>
    <w:rsid w:val="00B67668"/>
    <w:pPr>
      <w:numPr>
        <w:numId w:val="2"/>
      </w:numPr>
    </w:pPr>
  </w:style>
  <w:style w:type="numbering" w:customStyle="1" w:styleId="2">
    <w:name w:val="样式2"/>
    <w:uiPriority w:val="99"/>
    <w:rsid w:val="00B67668"/>
    <w:pPr>
      <w:numPr>
        <w:numId w:val="3"/>
      </w:numPr>
    </w:pPr>
  </w:style>
</w:styles>
</file>

<file path=word/webSettings.xml><?xml version="1.0" encoding="utf-8"?>
<w:webSettings xmlns:r="http://schemas.openxmlformats.org/officeDocument/2006/relationships" xmlns:w="http://schemas.openxmlformats.org/wordprocessingml/2006/main">
  <w:divs>
    <w:div w:id="649795389">
      <w:bodyDiv w:val="1"/>
      <w:marLeft w:val="0"/>
      <w:marRight w:val="0"/>
      <w:marTop w:val="0"/>
      <w:marBottom w:val="0"/>
      <w:divBdr>
        <w:top w:val="none" w:sz="0" w:space="0" w:color="auto"/>
        <w:left w:val="none" w:sz="0" w:space="0" w:color="auto"/>
        <w:bottom w:val="none" w:sz="0" w:space="0" w:color="auto"/>
        <w:right w:val="none" w:sz="0" w:space="0" w:color="auto"/>
      </w:divBdr>
    </w:div>
    <w:div w:id="701898719">
      <w:bodyDiv w:val="1"/>
      <w:marLeft w:val="0"/>
      <w:marRight w:val="0"/>
      <w:marTop w:val="0"/>
      <w:marBottom w:val="0"/>
      <w:divBdr>
        <w:top w:val="none" w:sz="0" w:space="0" w:color="auto"/>
        <w:left w:val="none" w:sz="0" w:space="0" w:color="auto"/>
        <w:bottom w:val="none" w:sz="0" w:space="0" w:color="auto"/>
        <w:right w:val="none" w:sz="0" w:space="0" w:color="auto"/>
      </w:divBdr>
    </w:div>
    <w:div w:id="1100219072">
      <w:bodyDiv w:val="1"/>
      <w:marLeft w:val="0"/>
      <w:marRight w:val="0"/>
      <w:marTop w:val="0"/>
      <w:marBottom w:val="0"/>
      <w:divBdr>
        <w:top w:val="none" w:sz="0" w:space="0" w:color="auto"/>
        <w:left w:val="none" w:sz="0" w:space="0" w:color="auto"/>
        <w:bottom w:val="none" w:sz="0" w:space="0" w:color="auto"/>
        <w:right w:val="none" w:sz="0" w:space="0" w:color="auto"/>
      </w:divBdr>
      <w:divsChild>
        <w:div w:id="290022349">
          <w:marLeft w:val="0"/>
          <w:marRight w:val="0"/>
          <w:marTop w:val="0"/>
          <w:marBottom w:val="225"/>
          <w:divBdr>
            <w:top w:val="none" w:sz="0" w:space="0" w:color="auto"/>
            <w:left w:val="none" w:sz="0" w:space="0" w:color="auto"/>
            <w:bottom w:val="none" w:sz="0" w:space="0" w:color="auto"/>
            <w:right w:val="none" w:sz="0" w:space="0" w:color="auto"/>
          </w:divBdr>
        </w:div>
        <w:div w:id="1439135060">
          <w:marLeft w:val="0"/>
          <w:marRight w:val="0"/>
          <w:marTop w:val="0"/>
          <w:marBottom w:val="225"/>
          <w:divBdr>
            <w:top w:val="none" w:sz="0" w:space="0" w:color="auto"/>
            <w:left w:val="none" w:sz="0" w:space="0" w:color="auto"/>
            <w:bottom w:val="none" w:sz="0" w:space="0" w:color="auto"/>
            <w:right w:val="none" w:sz="0" w:space="0" w:color="auto"/>
          </w:divBdr>
        </w:div>
      </w:divsChild>
    </w:div>
    <w:div w:id="1102215580">
      <w:bodyDiv w:val="1"/>
      <w:marLeft w:val="0"/>
      <w:marRight w:val="0"/>
      <w:marTop w:val="0"/>
      <w:marBottom w:val="0"/>
      <w:divBdr>
        <w:top w:val="none" w:sz="0" w:space="0" w:color="auto"/>
        <w:left w:val="none" w:sz="0" w:space="0" w:color="auto"/>
        <w:bottom w:val="none" w:sz="0" w:space="0" w:color="auto"/>
        <w:right w:val="none" w:sz="0" w:space="0" w:color="auto"/>
      </w:divBdr>
    </w:div>
    <w:div w:id="1807117291">
      <w:bodyDiv w:val="1"/>
      <w:marLeft w:val="0"/>
      <w:marRight w:val="0"/>
      <w:marTop w:val="0"/>
      <w:marBottom w:val="0"/>
      <w:divBdr>
        <w:top w:val="none" w:sz="0" w:space="0" w:color="auto"/>
        <w:left w:val="none" w:sz="0" w:space="0" w:color="auto"/>
        <w:bottom w:val="none" w:sz="0" w:space="0" w:color="auto"/>
        <w:right w:val="none" w:sz="0" w:space="0" w:color="auto"/>
      </w:divBdr>
      <w:divsChild>
        <w:div w:id="1813207659">
          <w:marLeft w:val="0"/>
          <w:marRight w:val="0"/>
          <w:marTop w:val="0"/>
          <w:marBottom w:val="225"/>
          <w:divBdr>
            <w:top w:val="none" w:sz="0" w:space="0" w:color="auto"/>
            <w:left w:val="none" w:sz="0" w:space="0" w:color="auto"/>
            <w:bottom w:val="none" w:sz="0" w:space="0" w:color="auto"/>
            <w:right w:val="none" w:sz="0" w:space="0" w:color="auto"/>
          </w:divBdr>
        </w:div>
        <w:div w:id="1273829470">
          <w:marLeft w:val="0"/>
          <w:marRight w:val="0"/>
          <w:marTop w:val="0"/>
          <w:marBottom w:val="225"/>
          <w:divBdr>
            <w:top w:val="none" w:sz="0" w:space="0" w:color="auto"/>
            <w:left w:val="none" w:sz="0" w:space="0" w:color="auto"/>
            <w:bottom w:val="none" w:sz="0" w:space="0" w:color="auto"/>
            <w:right w:val="none" w:sz="0" w:space="0" w:color="auto"/>
          </w:divBdr>
        </w:div>
      </w:divsChild>
    </w:div>
    <w:div w:id="2035378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08353F2-9434-4BAC-A695-72C261B1B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46</Pages>
  <Words>4259</Words>
  <Characters>24277</Characters>
  <Application>Microsoft Office Word</Application>
  <DocSecurity>0</DocSecurity>
  <Lines>202</Lines>
  <Paragraphs>56</Paragraphs>
  <ScaleCrop>false</ScaleCrop>
  <Company>Microsoft</Company>
  <LinksUpToDate>false</LinksUpToDate>
  <CharactersWithSpaces>28480</CharactersWithSpaces>
  <SharedDoc>false</SharedDoc>
  <HLinks>
    <vt:vector size="234" baseType="variant">
      <vt:variant>
        <vt:i4>1703996</vt:i4>
      </vt:variant>
      <vt:variant>
        <vt:i4>230</vt:i4>
      </vt:variant>
      <vt:variant>
        <vt:i4>0</vt:i4>
      </vt:variant>
      <vt:variant>
        <vt:i4>5</vt:i4>
      </vt:variant>
      <vt:variant>
        <vt:lpwstr/>
      </vt:variant>
      <vt:variant>
        <vt:lpwstr>_Toc324498235</vt:lpwstr>
      </vt:variant>
      <vt:variant>
        <vt:i4>1703996</vt:i4>
      </vt:variant>
      <vt:variant>
        <vt:i4>224</vt:i4>
      </vt:variant>
      <vt:variant>
        <vt:i4>0</vt:i4>
      </vt:variant>
      <vt:variant>
        <vt:i4>5</vt:i4>
      </vt:variant>
      <vt:variant>
        <vt:lpwstr/>
      </vt:variant>
      <vt:variant>
        <vt:lpwstr>_Toc324498234</vt:lpwstr>
      </vt:variant>
      <vt:variant>
        <vt:i4>1703996</vt:i4>
      </vt:variant>
      <vt:variant>
        <vt:i4>218</vt:i4>
      </vt:variant>
      <vt:variant>
        <vt:i4>0</vt:i4>
      </vt:variant>
      <vt:variant>
        <vt:i4>5</vt:i4>
      </vt:variant>
      <vt:variant>
        <vt:lpwstr/>
      </vt:variant>
      <vt:variant>
        <vt:lpwstr>_Toc324498233</vt:lpwstr>
      </vt:variant>
      <vt:variant>
        <vt:i4>1703996</vt:i4>
      </vt:variant>
      <vt:variant>
        <vt:i4>212</vt:i4>
      </vt:variant>
      <vt:variant>
        <vt:i4>0</vt:i4>
      </vt:variant>
      <vt:variant>
        <vt:i4>5</vt:i4>
      </vt:variant>
      <vt:variant>
        <vt:lpwstr/>
      </vt:variant>
      <vt:variant>
        <vt:lpwstr>_Toc324498232</vt:lpwstr>
      </vt:variant>
      <vt:variant>
        <vt:i4>1769532</vt:i4>
      </vt:variant>
      <vt:variant>
        <vt:i4>206</vt:i4>
      </vt:variant>
      <vt:variant>
        <vt:i4>0</vt:i4>
      </vt:variant>
      <vt:variant>
        <vt:i4>5</vt:i4>
      </vt:variant>
      <vt:variant>
        <vt:lpwstr/>
      </vt:variant>
      <vt:variant>
        <vt:lpwstr>_Toc324498225</vt:lpwstr>
      </vt:variant>
      <vt:variant>
        <vt:i4>1769532</vt:i4>
      </vt:variant>
      <vt:variant>
        <vt:i4>200</vt:i4>
      </vt:variant>
      <vt:variant>
        <vt:i4>0</vt:i4>
      </vt:variant>
      <vt:variant>
        <vt:i4>5</vt:i4>
      </vt:variant>
      <vt:variant>
        <vt:lpwstr/>
      </vt:variant>
      <vt:variant>
        <vt:lpwstr>_Toc324498225</vt:lpwstr>
      </vt:variant>
      <vt:variant>
        <vt:i4>1769532</vt:i4>
      </vt:variant>
      <vt:variant>
        <vt:i4>194</vt:i4>
      </vt:variant>
      <vt:variant>
        <vt:i4>0</vt:i4>
      </vt:variant>
      <vt:variant>
        <vt:i4>5</vt:i4>
      </vt:variant>
      <vt:variant>
        <vt:lpwstr/>
      </vt:variant>
      <vt:variant>
        <vt:lpwstr>_Toc324498224</vt:lpwstr>
      </vt:variant>
      <vt:variant>
        <vt:i4>1769532</vt:i4>
      </vt:variant>
      <vt:variant>
        <vt:i4>188</vt:i4>
      </vt:variant>
      <vt:variant>
        <vt:i4>0</vt:i4>
      </vt:variant>
      <vt:variant>
        <vt:i4>5</vt:i4>
      </vt:variant>
      <vt:variant>
        <vt:lpwstr/>
      </vt:variant>
      <vt:variant>
        <vt:lpwstr>_Toc324498227</vt:lpwstr>
      </vt:variant>
      <vt:variant>
        <vt:i4>1769532</vt:i4>
      </vt:variant>
      <vt:variant>
        <vt:i4>182</vt:i4>
      </vt:variant>
      <vt:variant>
        <vt:i4>0</vt:i4>
      </vt:variant>
      <vt:variant>
        <vt:i4>5</vt:i4>
      </vt:variant>
      <vt:variant>
        <vt:lpwstr/>
      </vt:variant>
      <vt:variant>
        <vt:lpwstr>_Toc324498227</vt:lpwstr>
      </vt:variant>
      <vt:variant>
        <vt:i4>1769532</vt:i4>
      </vt:variant>
      <vt:variant>
        <vt:i4>176</vt:i4>
      </vt:variant>
      <vt:variant>
        <vt:i4>0</vt:i4>
      </vt:variant>
      <vt:variant>
        <vt:i4>5</vt:i4>
      </vt:variant>
      <vt:variant>
        <vt:lpwstr/>
      </vt:variant>
      <vt:variant>
        <vt:lpwstr>_Toc324498227</vt:lpwstr>
      </vt:variant>
      <vt:variant>
        <vt:i4>1769532</vt:i4>
      </vt:variant>
      <vt:variant>
        <vt:i4>170</vt:i4>
      </vt:variant>
      <vt:variant>
        <vt:i4>0</vt:i4>
      </vt:variant>
      <vt:variant>
        <vt:i4>5</vt:i4>
      </vt:variant>
      <vt:variant>
        <vt:lpwstr/>
      </vt:variant>
      <vt:variant>
        <vt:lpwstr>_Toc324498226</vt:lpwstr>
      </vt:variant>
      <vt:variant>
        <vt:i4>1769532</vt:i4>
      </vt:variant>
      <vt:variant>
        <vt:i4>164</vt:i4>
      </vt:variant>
      <vt:variant>
        <vt:i4>0</vt:i4>
      </vt:variant>
      <vt:variant>
        <vt:i4>5</vt:i4>
      </vt:variant>
      <vt:variant>
        <vt:lpwstr/>
      </vt:variant>
      <vt:variant>
        <vt:lpwstr>_Toc324498227</vt:lpwstr>
      </vt:variant>
      <vt:variant>
        <vt:i4>1769532</vt:i4>
      </vt:variant>
      <vt:variant>
        <vt:i4>158</vt:i4>
      </vt:variant>
      <vt:variant>
        <vt:i4>0</vt:i4>
      </vt:variant>
      <vt:variant>
        <vt:i4>5</vt:i4>
      </vt:variant>
      <vt:variant>
        <vt:lpwstr/>
      </vt:variant>
      <vt:variant>
        <vt:lpwstr>_Toc324498227</vt:lpwstr>
      </vt:variant>
      <vt:variant>
        <vt:i4>1769532</vt:i4>
      </vt:variant>
      <vt:variant>
        <vt:i4>152</vt:i4>
      </vt:variant>
      <vt:variant>
        <vt:i4>0</vt:i4>
      </vt:variant>
      <vt:variant>
        <vt:i4>5</vt:i4>
      </vt:variant>
      <vt:variant>
        <vt:lpwstr/>
      </vt:variant>
      <vt:variant>
        <vt:lpwstr>_Toc324498225</vt:lpwstr>
      </vt:variant>
      <vt:variant>
        <vt:i4>1769532</vt:i4>
      </vt:variant>
      <vt:variant>
        <vt:i4>146</vt:i4>
      </vt:variant>
      <vt:variant>
        <vt:i4>0</vt:i4>
      </vt:variant>
      <vt:variant>
        <vt:i4>5</vt:i4>
      </vt:variant>
      <vt:variant>
        <vt:lpwstr/>
      </vt:variant>
      <vt:variant>
        <vt:lpwstr>_Toc324498225</vt:lpwstr>
      </vt:variant>
      <vt:variant>
        <vt:i4>1769532</vt:i4>
      </vt:variant>
      <vt:variant>
        <vt:i4>140</vt:i4>
      </vt:variant>
      <vt:variant>
        <vt:i4>0</vt:i4>
      </vt:variant>
      <vt:variant>
        <vt:i4>5</vt:i4>
      </vt:variant>
      <vt:variant>
        <vt:lpwstr/>
      </vt:variant>
      <vt:variant>
        <vt:lpwstr>_Toc324498225</vt:lpwstr>
      </vt:variant>
      <vt:variant>
        <vt:i4>1769532</vt:i4>
      </vt:variant>
      <vt:variant>
        <vt:i4>134</vt:i4>
      </vt:variant>
      <vt:variant>
        <vt:i4>0</vt:i4>
      </vt:variant>
      <vt:variant>
        <vt:i4>5</vt:i4>
      </vt:variant>
      <vt:variant>
        <vt:lpwstr/>
      </vt:variant>
      <vt:variant>
        <vt:lpwstr>_Toc324498224</vt:lpwstr>
      </vt:variant>
      <vt:variant>
        <vt:i4>1769532</vt:i4>
      </vt:variant>
      <vt:variant>
        <vt:i4>128</vt:i4>
      </vt:variant>
      <vt:variant>
        <vt:i4>0</vt:i4>
      </vt:variant>
      <vt:variant>
        <vt:i4>5</vt:i4>
      </vt:variant>
      <vt:variant>
        <vt:lpwstr/>
      </vt:variant>
      <vt:variant>
        <vt:lpwstr>_Toc324498227</vt:lpwstr>
      </vt:variant>
      <vt:variant>
        <vt:i4>1769532</vt:i4>
      </vt:variant>
      <vt:variant>
        <vt:i4>122</vt:i4>
      </vt:variant>
      <vt:variant>
        <vt:i4>0</vt:i4>
      </vt:variant>
      <vt:variant>
        <vt:i4>5</vt:i4>
      </vt:variant>
      <vt:variant>
        <vt:lpwstr/>
      </vt:variant>
      <vt:variant>
        <vt:lpwstr>_Toc324498226</vt:lpwstr>
      </vt:variant>
      <vt:variant>
        <vt:i4>1769532</vt:i4>
      </vt:variant>
      <vt:variant>
        <vt:i4>116</vt:i4>
      </vt:variant>
      <vt:variant>
        <vt:i4>0</vt:i4>
      </vt:variant>
      <vt:variant>
        <vt:i4>5</vt:i4>
      </vt:variant>
      <vt:variant>
        <vt:lpwstr/>
      </vt:variant>
      <vt:variant>
        <vt:lpwstr>_Toc324498225</vt:lpwstr>
      </vt:variant>
      <vt:variant>
        <vt:i4>1769532</vt:i4>
      </vt:variant>
      <vt:variant>
        <vt:i4>110</vt:i4>
      </vt:variant>
      <vt:variant>
        <vt:i4>0</vt:i4>
      </vt:variant>
      <vt:variant>
        <vt:i4>5</vt:i4>
      </vt:variant>
      <vt:variant>
        <vt:lpwstr/>
      </vt:variant>
      <vt:variant>
        <vt:lpwstr>_Toc324498224</vt:lpwstr>
      </vt:variant>
      <vt:variant>
        <vt:i4>1769532</vt:i4>
      </vt:variant>
      <vt:variant>
        <vt:i4>104</vt:i4>
      </vt:variant>
      <vt:variant>
        <vt:i4>0</vt:i4>
      </vt:variant>
      <vt:variant>
        <vt:i4>5</vt:i4>
      </vt:variant>
      <vt:variant>
        <vt:lpwstr/>
      </vt:variant>
      <vt:variant>
        <vt:lpwstr>_Toc324498227</vt:lpwstr>
      </vt:variant>
      <vt:variant>
        <vt:i4>1769532</vt:i4>
      </vt:variant>
      <vt:variant>
        <vt:i4>98</vt:i4>
      </vt:variant>
      <vt:variant>
        <vt:i4>0</vt:i4>
      </vt:variant>
      <vt:variant>
        <vt:i4>5</vt:i4>
      </vt:variant>
      <vt:variant>
        <vt:lpwstr/>
      </vt:variant>
      <vt:variant>
        <vt:lpwstr>_Toc324498227</vt:lpwstr>
      </vt:variant>
      <vt:variant>
        <vt:i4>1769532</vt:i4>
      </vt:variant>
      <vt:variant>
        <vt:i4>92</vt:i4>
      </vt:variant>
      <vt:variant>
        <vt:i4>0</vt:i4>
      </vt:variant>
      <vt:variant>
        <vt:i4>5</vt:i4>
      </vt:variant>
      <vt:variant>
        <vt:lpwstr/>
      </vt:variant>
      <vt:variant>
        <vt:lpwstr>_Toc324498227</vt:lpwstr>
      </vt:variant>
      <vt:variant>
        <vt:i4>1769532</vt:i4>
      </vt:variant>
      <vt:variant>
        <vt:i4>86</vt:i4>
      </vt:variant>
      <vt:variant>
        <vt:i4>0</vt:i4>
      </vt:variant>
      <vt:variant>
        <vt:i4>5</vt:i4>
      </vt:variant>
      <vt:variant>
        <vt:lpwstr/>
      </vt:variant>
      <vt:variant>
        <vt:lpwstr>_Toc324498226</vt:lpwstr>
      </vt:variant>
      <vt:variant>
        <vt:i4>1769532</vt:i4>
      </vt:variant>
      <vt:variant>
        <vt:i4>80</vt:i4>
      </vt:variant>
      <vt:variant>
        <vt:i4>0</vt:i4>
      </vt:variant>
      <vt:variant>
        <vt:i4>5</vt:i4>
      </vt:variant>
      <vt:variant>
        <vt:lpwstr/>
      </vt:variant>
      <vt:variant>
        <vt:lpwstr>_Toc324498227</vt:lpwstr>
      </vt:variant>
      <vt:variant>
        <vt:i4>1769532</vt:i4>
      </vt:variant>
      <vt:variant>
        <vt:i4>74</vt:i4>
      </vt:variant>
      <vt:variant>
        <vt:i4>0</vt:i4>
      </vt:variant>
      <vt:variant>
        <vt:i4>5</vt:i4>
      </vt:variant>
      <vt:variant>
        <vt:lpwstr/>
      </vt:variant>
      <vt:variant>
        <vt:lpwstr>_Toc324498227</vt:lpwstr>
      </vt:variant>
      <vt:variant>
        <vt:i4>1769532</vt:i4>
      </vt:variant>
      <vt:variant>
        <vt:i4>68</vt:i4>
      </vt:variant>
      <vt:variant>
        <vt:i4>0</vt:i4>
      </vt:variant>
      <vt:variant>
        <vt:i4>5</vt:i4>
      </vt:variant>
      <vt:variant>
        <vt:lpwstr/>
      </vt:variant>
      <vt:variant>
        <vt:lpwstr>_Toc324498227</vt:lpwstr>
      </vt:variant>
      <vt:variant>
        <vt:i4>1769532</vt:i4>
      </vt:variant>
      <vt:variant>
        <vt:i4>62</vt:i4>
      </vt:variant>
      <vt:variant>
        <vt:i4>0</vt:i4>
      </vt:variant>
      <vt:variant>
        <vt:i4>5</vt:i4>
      </vt:variant>
      <vt:variant>
        <vt:lpwstr/>
      </vt:variant>
      <vt:variant>
        <vt:lpwstr>_Toc324498227</vt:lpwstr>
      </vt:variant>
      <vt:variant>
        <vt:i4>1769532</vt:i4>
      </vt:variant>
      <vt:variant>
        <vt:i4>56</vt:i4>
      </vt:variant>
      <vt:variant>
        <vt:i4>0</vt:i4>
      </vt:variant>
      <vt:variant>
        <vt:i4>5</vt:i4>
      </vt:variant>
      <vt:variant>
        <vt:lpwstr/>
      </vt:variant>
      <vt:variant>
        <vt:lpwstr>_Toc324498226</vt:lpwstr>
      </vt:variant>
      <vt:variant>
        <vt:i4>1769532</vt:i4>
      </vt:variant>
      <vt:variant>
        <vt:i4>50</vt:i4>
      </vt:variant>
      <vt:variant>
        <vt:i4>0</vt:i4>
      </vt:variant>
      <vt:variant>
        <vt:i4>5</vt:i4>
      </vt:variant>
      <vt:variant>
        <vt:lpwstr/>
      </vt:variant>
      <vt:variant>
        <vt:lpwstr>_Toc324498223</vt:lpwstr>
      </vt:variant>
      <vt:variant>
        <vt:i4>1769532</vt:i4>
      </vt:variant>
      <vt:variant>
        <vt:i4>44</vt:i4>
      </vt:variant>
      <vt:variant>
        <vt:i4>0</vt:i4>
      </vt:variant>
      <vt:variant>
        <vt:i4>5</vt:i4>
      </vt:variant>
      <vt:variant>
        <vt:lpwstr/>
      </vt:variant>
      <vt:variant>
        <vt:lpwstr>_Toc324498223</vt:lpwstr>
      </vt:variant>
      <vt:variant>
        <vt:i4>1769532</vt:i4>
      </vt:variant>
      <vt:variant>
        <vt:i4>38</vt:i4>
      </vt:variant>
      <vt:variant>
        <vt:i4>0</vt:i4>
      </vt:variant>
      <vt:variant>
        <vt:i4>5</vt:i4>
      </vt:variant>
      <vt:variant>
        <vt:lpwstr/>
      </vt:variant>
      <vt:variant>
        <vt:lpwstr>_Toc324498223</vt:lpwstr>
      </vt:variant>
      <vt:variant>
        <vt:i4>1769532</vt:i4>
      </vt:variant>
      <vt:variant>
        <vt:i4>32</vt:i4>
      </vt:variant>
      <vt:variant>
        <vt:i4>0</vt:i4>
      </vt:variant>
      <vt:variant>
        <vt:i4>5</vt:i4>
      </vt:variant>
      <vt:variant>
        <vt:lpwstr/>
      </vt:variant>
      <vt:variant>
        <vt:lpwstr>_Toc324498225</vt:lpwstr>
      </vt:variant>
      <vt:variant>
        <vt:i4>1769532</vt:i4>
      </vt:variant>
      <vt:variant>
        <vt:i4>26</vt:i4>
      </vt:variant>
      <vt:variant>
        <vt:i4>0</vt:i4>
      </vt:variant>
      <vt:variant>
        <vt:i4>5</vt:i4>
      </vt:variant>
      <vt:variant>
        <vt:lpwstr/>
      </vt:variant>
      <vt:variant>
        <vt:lpwstr>_Toc324498224</vt:lpwstr>
      </vt:variant>
      <vt:variant>
        <vt:i4>1769532</vt:i4>
      </vt:variant>
      <vt:variant>
        <vt:i4>20</vt:i4>
      </vt:variant>
      <vt:variant>
        <vt:i4>0</vt:i4>
      </vt:variant>
      <vt:variant>
        <vt:i4>5</vt:i4>
      </vt:variant>
      <vt:variant>
        <vt:lpwstr/>
      </vt:variant>
      <vt:variant>
        <vt:lpwstr>_Toc324498223</vt:lpwstr>
      </vt:variant>
      <vt:variant>
        <vt:i4>1769532</vt:i4>
      </vt:variant>
      <vt:variant>
        <vt:i4>14</vt:i4>
      </vt:variant>
      <vt:variant>
        <vt:i4>0</vt:i4>
      </vt:variant>
      <vt:variant>
        <vt:i4>5</vt:i4>
      </vt:variant>
      <vt:variant>
        <vt:lpwstr/>
      </vt:variant>
      <vt:variant>
        <vt:lpwstr>_Toc324498222</vt:lpwstr>
      </vt:variant>
      <vt:variant>
        <vt:i4>1769532</vt:i4>
      </vt:variant>
      <vt:variant>
        <vt:i4>8</vt:i4>
      </vt:variant>
      <vt:variant>
        <vt:i4>0</vt:i4>
      </vt:variant>
      <vt:variant>
        <vt:i4>5</vt:i4>
      </vt:variant>
      <vt:variant>
        <vt:lpwstr/>
      </vt:variant>
      <vt:variant>
        <vt:lpwstr>_Toc324498221</vt:lpwstr>
      </vt:variant>
      <vt:variant>
        <vt:i4>1769532</vt:i4>
      </vt:variant>
      <vt:variant>
        <vt:i4>2</vt:i4>
      </vt:variant>
      <vt:variant>
        <vt:i4>0</vt:i4>
      </vt:variant>
      <vt:variant>
        <vt:i4>5</vt:i4>
      </vt:variant>
      <vt:variant>
        <vt:lpwstr/>
      </vt:variant>
      <vt:variant>
        <vt:lpwstr>_Toc324498220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（非全日制研究生请在此注明：同等学力申请硕士学位；工程硕士；MBA；高校教师在职攻读硕士学位；中职教师在职攻读硕士学位</dc:title>
  <dc:creator>YZX</dc:creator>
  <cp:lastModifiedBy>Administrator</cp:lastModifiedBy>
  <cp:revision>24</cp:revision>
  <cp:lastPrinted>2017-06-12T15:36:00Z</cp:lastPrinted>
  <dcterms:created xsi:type="dcterms:W3CDTF">2017-06-11T06:55:00Z</dcterms:created>
  <dcterms:modified xsi:type="dcterms:W3CDTF">2017-06-13T04:32:00Z</dcterms:modified>
</cp:coreProperties>
</file>